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927FC3">
      <w:pPr>
        <w:ind w:left="720" w:hanging="720"/>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6BE7507A" w14:textId="77777777" w:rsidR="009B32A7" w:rsidRPr="003475B7" w:rsidRDefault="009B32A7">
      <w:pPr>
        <w:jc w:val="center"/>
        <w:rPr>
          <w:b/>
          <w:sz w:val="20"/>
          <w:szCs w:val="20"/>
          <w:lang w:val="es-ES"/>
        </w:rPr>
      </w:pPr>
      <w:bookmarkStart w:id="0" w:name="_Hlk44324834"/>
      <w:bookmarkEnd w:id="0"/>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Abel Busto Dopazo</w:t>
      </w:r>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r w:rsidR="00E812E8" w:rsidRPr="006B0411">
          <w:rPr>
            <w:rStyle w:val="Hipervnculo"/>
            <w:i/>
            <w:iCs/>
            <w:sz w:val="24"/>
            <w:szCs w:val="24"/>
            <w:lang w:val="es-ES"/>
          </w:rPr>
          <w:t>Computational Reflection</w:t>
        </w:r>
        <w:r w:rsidR="007D40F9" w:rsidRPr="006B0411">
          <w:rPr>
            <w:rStyle w:val="Hipervnculo"/>
            <w:i/>
            <w:iCs/>
            <w:sz w:val="24"/>
            <w:szCs w:val="24"/>
            <w:lang w:val="es-ES"/>
          </w:rPr>
          <w:t xml:space="preserve"> Research Group</w:t>
        </w:r>
      </w:hyperlink>
    </w:p>
    <w:p w14:paraId="7B59E415" w14:textId="77777777" w:rsidR="00E514B7" w:rsidRDefault="00E514B7" w:rsidP="007D40F9">
      <w:pPr>
        <w:jc w:val="center"/>
        <w:rPr>
          <w:sz w:val="24"/>
          <w:szCs w:val="24"/>
          <w:lang w:val="es-ES"/>
        </w:rPr>
      </w:pPr>
    </w:p>
    <w:p w14:paraId="1AA2C29D" w14:textId="77777777" w:rsidR="00D90598" w:rsidRDefault="00D90598" w:rsidP="007D40F9">
      <w:pPr>
        <w:jc w:val="center"/>
        <w:rPr>
          <w:sz w:val="24"/>
          <w:szCs w:val="24"/>
          <w:lang w:val="es-ES"/>
        </w:rPr>
      </w:pPr>
      <w:r>
        <w:rPr>
          <w:sz w:val="24"/>
          <w:szCs w:val="24"/>
          <w:lang w:val="es-ES"/>
        </w:rPr>
        <w:t>Escuela</w:t>
      </w:r>
      <w:r w:rsidR="00365EAA">
        <w:rPr>
          <w:sz w:val="24"/>
          <w:szCs w:val="24"/>
          <w:lang w:val="es-ES"/>
        </w:rPr>
        <w:t xml:space="preserve"> de </w:t>
      </w:r>
      <w:r>
        <w:rPr>
          <w:sz w:val="24"/>
          <w:szCs w:val="24"/>
          <w:lang w:val="es-ES"/>
        </w:rPr>
        <w:t xml:space="preserve">Ingeniería </w:t>
      </w:r>
      <w:r w:rsidR="00365EAA">
        <w:rPr>
          <w:sz w:val="24"/>
          <w:szCs w:val="24"/>
          <w:lang w:val="es-ES"/>
        </w:rPr>
        <w:t>Informática</w:t>
      </w:r>
    </w:p>
    <w:p w14:paraId="00000011" w14:textId="23EF44C1" w:rsidR="00771079" w:rsidRPr="00DC6D34" w:rsidRDefault="00D90598" w:rsidP="007D40F9">
      <w:pPr>
        <w:jc w:val="center"/>
        <w:rPr>
          <w:b/>
          <w:sz w:val="30"/>
          <w:szCs w:val="30"/>
          <w:lang w:val="es-ES"/>
        </w:rPr>
      </w:pPr>
      <w:r>
        <w:rPr>
          <w:sz w:val="24"/>
          <w:szCs w:val="24"/>
          <w:lang w:val="es-ES"/>
        </w:rPr>
        <w:t>Universidad de Oviedo</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1E2723E2" w14:textId="77777777" w:rsidR="0013007B" w:rsidRPr="0013007B" w:rsidRDefault="0013007B" w:rsidP="0013007B">
      <w:pPr>
        <w:spacing w:after="158"/>
        <w:rPr>
          <w:lang w:val="es-ES"/>
        </w:rPr>
      </w:pPr>
      <w:r w:rsidRPr="0013007B">
        <w:rPr>
          <w:lang w:val="es-ES"/>
        </w:rPr>
        <w:t>El objetivo principal de este proyecto de investigación es el diseño e implementación de un sistema de extracción de construcciones sintácticas de código Python para su posterior análisis y explotación. La representación sintáctica de programas de ordenador suele llevarse a cabo con estructuras comúnmente conocidas como Árboles de Sintaxis Abstracta (</w:t>
      </w:r>
      <w:r w:rsidRPr="00276D3C">
        <w:rPr>
          <w:i/>
          <w:lang w:val="es-ES"/>
        </w:rPr>
        <w:t>ASTs</w:t>
      </w:r>
      <w:r w:rsidRPr="0013007B">
        <w:rPr>
          <w:lang w:val="es-ES"/>
        </w:rPr>
        <w:t xml:space="preserve">). La extracción de estas estructuras es un paso necesario para poder analizar cómo los programadores utilizan las distintas construcciones sintácticas del lenguaje de programación. Esta información puede ser utilizada en diferentes campos de aplicación, como la enseñanza de la programación (evitar patrones poco recomendables y enseñar lo de mayor calidad), la implementación de </w:t>
      </w:r>
      <w:r w:rsidRPr="0013007B">
        <w:rPr>
          <w:i/>
          <w:lang w:val="es-ES"/>
        </w:rPr>
        <w:t>IDE</w:t>
      </w:r>
      <w:r w:rsidRPr="0013007B">
        <w:rPr>
          <w:lang w:val="es-ES"/>
        </w:rPr>
        <w:t xml:space="preserve">s (proponer refactorizaciones de código) y la documentación de patrones, entre otros. </w:t>
      </w:r>
    </w:p>
    <w:p w14:paraId="5E985D55" w14:textId="77777777" w:rsidR="0013007B" w:rsidRPr="0013007B" w:rsidRDefault="0013007B" w:rsidP="0013007B">
      <w:pPr>
        <w:spacing w:after="158"/>
        <w:rPr>
          <w:lang w:val="es-ES"/>
        </w:rPr>
      </w:pPr>
      <w:r w:rsidRPr="0013007B">
        <w:rPr>
          <w:lang w:val="es-ES"/>
        </w:rPr>
        <w:t>Para poder trabajar con grandes volúmenes de programas, es necesario almacenar esas estructuras en bases de datos. No obstante, la mayoría de los sistemas almacenan el código fuente como texto plano, no permitiendo así explotar de forma directa su estructura sintáctica. En cuanto a madurez, rendimiento y eficiencia, el modelo relacional es posiblemente el más utilizado en la actualidad. El principal problema es que la información sintáctica de los programas se representa jerárquicamente mediante estructuras de árbol o grafo. Por lo tanto, para almacenarlas en un sistema relacional, es necesario traducir los distintos patrones sintácticos (clases, métodos, sentencias, expresiones, etc.) en formato de tabla.</w:t>
      </w:r>
    </w:p>
    <w:p w14:paraId="16417201" w14:textId="77777777" w:rsidR="0013007B" w:rsidRPr="0013007B" w:rsidRDefault="0013007B" w:rsidP="0013007B">
      <w:pPr>
        <w:spacing w:after="158"/>
        <w:rPr>
          <w:lang w:val="es-ES"/>
        </w:rPr>
      </w:pPr>
      <w:r w:rsidRPr="0013007B">
        <w:rPr>
          <w:lang w:val="es-ES"/>
        </w:rPr>
        <w:t xml:space="preserve">Para cada construcción sintáctica, se identifica la información relativa al tipo de nodo (heterogénea). También se incluye información de su contexto relativa a su nodo padre, de los nodos hijos y de sus niveles de profundidad y anchura. Así, se aúna información local y global de cada nodo. </w:t>
      </w:r>
    </w:p>
    <w:p w14:paraId="67BF47F5" w14:textId="09CF7E38" w:rsidR="0013007B" w:rsidRPr="0013007B" w:rsidRDefault="0013007B" w:rsidP="0013007B">
      <w:pPr>
        <w:spacing w:after="158"/>
        <w:rPr>
          <w:lang w:val="es-ES"/>
        </w:rPr>
      </w:pPr>
      <w:r w:rsidRPr="0013007B">
        <w:rPr>
          <w:lang w:val="es-ES"/>
        </w:rPr>
        <w:t xml:space="preserve">El primer objetivo de este trabajo es la extracción del </w:t>
      </w:r>
      <w:r w:rsidRPr="0013007B">
        <w:rPr>
          <w:iCs/>
          <w:lang w:val="es-ES"/>
        </w:rPr>
        <w:t>AST</w:t>
      </w:r>
      <w:r w:rsidRPr="0013007B">
        <w:rPr>
          <w:lang w:val="es-ES"/>
        </w:rPr>
        <w:t xml:space="preserve"> de cualquier programa Python.  Para llevar a cabo este objetivo, el sistema propuesto modifica la salida del módulo </w:t>
      </w:r>
      <w:r w:rsidR="007771D0" w:rsidRPr="007771D0">
        <w:rPr>
          <w:iCs/>
          <w:lang w:val="es-ES"/>
        </w:rPr>
        <w:t>AST</w:t>
      </w:r>
      <w:r w:rsidRPr="0013007B">
        <w:rPr>
          <w:lang w:val="es-ES"/>
        </w:rPr>
        <w:t xml:space="preserve"> de la Librería Estándar de Python (</w:t>
      </w:r>
      <w:r w:rsidRPr="0013007B">
        <w:rPr>
          <w:i/>
          <w:lang w:val="es-ES"/>
        </w:rPr>
        <w:t>Python Standard Library</w:t>
      </w:r>
      <w:r w:rsidRPr="0013007B">
        <w:rPr>
          <w:lang w:val="es-ES"/>
        </w:rPr>
        <w:t xml:space="preserve">) para enriquecer la información sintáctica proporcionada por su </w:t>
      </w:r>
      <w:r w:rsidRPr="0013007B">
        <w:rPr>
          <w:iCs/>
          <w:lang w:val="es-ES"/>
        </w:rPr>
        <w:t>AST</w:t>
      </w:r>
      <w:r w:rsidRPr="0013007B">
        <w:rPr>
          <w:lang w:val="es-ES"/>
        </w:rPr>
        <w:t xml:space="preserve">. </w:t>
      </w:r>
    </w:p>
    <w:p w14:paraId="303879AA" w14:textId="77777777" w:rsidR="0013007B" w:rsidRPr="0013007B" w:rsidRDefault="0013007B" w:rsidP="0013007B">
      <w:pPr>
        <w:spacing w:after="158"/>
        <w:rPr>
          <w:lang w:val="es-ES"/>
        </w:rPr>
      </w:pPr>
      <w:r w:rsidRPr="0013007B">
        <w:rPr>
          <w:lang w:val="es-ES"/>
        </w:rPr>
        <w:t xml:space="preserve">El segundo objetivo del presente proyecto es la transformación de esos </w:t>
      </w:r>
      <w:r w:rsidRPr="0013007B">
        <w:rPr>
          <w:iCs/>
          <w:lang w:val="es-ES"/>
        </w:rPr>
        <w:t>ASTs</w:t>
      </w:r>
      <w:r w:rsidRPr="0013007B">
        <w:rPr>
          <w:lang w:val="es-ES"/>
        </w:rPr>
        <w:t xml:space="preserve"> en un modelo relacional que permita almacenar grandes volúmenes de código, pudiéndolos consultar de un modo eficiente. El sistema implementa un mecanismo para traducir los </w:t>
      </w:r>
      <w:r w:rsidRPr="0013007B">
        <w:rPr>
          <w:iCs/>
          <w:lang w:val="es-ES"/>
        </w:rPr>
        <w:t>ASTs</w:t>
      </w:r>
      <w:r w:rsidRPr="0013007B">
        <w:rPr>
          <w:lang w:val="es-ES"/>
        </w:rPr>
        <w:t xml:space="preserve"> obtenidos en vectores n-dimensionales que puedan ser almacenados en forma de tabla. De este modo, será posible obtener de un modo eficiente las distintas construcciones sintácticas empleadas por los programadores de numerosos proyectos reales. </w:t>
      </w:r>
    </w:p>
    <w:p w14:paraId="77C89AA9" w14:textId="5D8E265C" w:rsidR="00135BD7" w:rsidRDefault="0013007B" w:rsidP="0013007B">
      <w:pPr>
        <w:rPr>
          <w:lang w:val="es-ES"/>
        </w:rPr>
      </w:pPr>
      <w:r w:rsidRPr="0013007B">
        <w:rPr>
          <w:lang w:val="es-ES"/>
        </w:rPr>
        <w:t>El tercer objetivo es mostrar un ejemplo de cómo las estructuras sintácticas obtenidas pueden emplearse para minar, analizar y documentar los patrones sintácticos recurrentes utilizados por los programadores. De este modo, se podrían detectar fragmentos de código altamente repetidos (</w:t>
      </w:r>
      <w:r w:rsidRPr="0013007B">
        <w:rPr>
          <w:i/>
          <w:lang w:val="es-ES"/>
        </w:rPr>
        <w:t>idioms</w:t>
      </w:r>
      <w:r w:rsidRPr="0013007B">
        <w:rPr>
          <w:lang w:val="es-ES"/>
        </w:rPr>
        <w:t>), asociar patrones al nivel de experiencia de los programadores, identificar patrones que pudiesen dar lugar a errores o reconocer los patrones de uso de una nueva característica añadida a una versión reciente de un lenguaje. Puesto que todas estas posibilidades son numerosas y sobrepasan el tiempo asignado al Trabajo Final de Grado, nos limitamos a realizar, a modo de ejemplo, análisis frecuencia de construcciones sintácticas, de detección de anomalías o valores atípicos y de correlación significativamente distinta entre construcciones sintácticas de programadores nóveles y expertos.</w:t>
      </w:r>
    </w:p>
    <w:p w14:paraId="31628A37" w14:textId="77777777" w:rsidR="00135BD7" w:rsidRDefault="00135BD7">
      <w:pPr>
        <w:rPr>
          <w:lang w:val="es-ES"/>
        </w:rPr>
      </w:pPr>
      <w:r>
        <w:rPr>
          <w:lang w:val="es-ES"/>
        </w:rPr>
        <w:br w:type="page"/>
      </w: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Palabras clave</w:t>
      </w:r>
    </w:p>
    <w:p w14:paraId="48DA4E82" w14:textId="046E875E" w:rsidR="00036344" w:rsidRPr="0013007B" w:rsidRDefault="0013007B" w:rsidP="00036344">
      <w:pPr>
        <w:rPr>
          <w:lang w:val="es-ES"/>
        </w:rPr>
      </w:pPr>
      <w:r w:rsidRPr="0013007B">
        <w:rPr>
          <w:lang w:val="es-ES"/>
        </w:rPr>
        <w:t>Construcciones sintácticas, árboles de sintaxis abstractas, detección de anomalías, lenguajes de programación,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300BF030" w14:textId="77777777" w:rsidR="0059094C" w:rsidRPr="0022132C" w:rsidRDefault="0059094C" w:rsidP="0059094C">
      <w:pPr>
        <w:spacing w:after="155"/>
        <w:rPr>
          <w:lang w:val="en-US"/>
        </w:rPr>
      </w:pPr>
      <w:r w:rsidRPr="0022132C">
        <w:rPr>
          <w:lang w:val="en-US"/>
        </w:rPr>
        <w:t xml:space="preserve">The main objective of this research </w:t>
      </w:r>
      <w:r>
        <w:rPr>
          <w:lang w:val="en-US"/>
        </w:rPr>
        <w:t>final degree project</w:t>
      </w:r>
      <w:r w:rsidRPr="0022132C">
        <w:rPr>
          <w:lang w:val="en-US"/>
        </w:rPr>
        <w:t xml:space="preserve"> is the design and implementation of a system for extracting syntactic constructions from Python code</w:t>
      </w:r>
      <w:r>
        <w:rPr>
          <w:lang w:val="en-US"/>
        </w:rPr>
        <w:t xml:space="preserve"> for its</w:t>
      </w:r>
      <w:r w:rsidRPr="0022132C">
        <w:rPr>
          <w:lang w:val="en-US"/>
        </w:rPr>
        <w:t xml:space="preserve"> subsequent analysis and exploitation. The syntactic representation of computer programs is usually carried out with structures commonly known as Abstract Syntax Trees (ASTs). Extracting these structures is a necessary step to analyze how programmers use the various syntactic constructions </w:t>
      </w:r>
      <w:r>
        <w:rPr>
          <w:lang w:val="en-US"/>
        </w:rPr>
        <w:t>in</w:t>
      </w:r>
      <w:r w:rsidRPr="0022132C">
        <w:rPr>
          <w:lang w:val="en-US"/>
        </w:rPr>
        <w:t xml:space="preserve"> </w:t>
      </w:r>
      <w:r>
        <w:rPr>
          <w:lang w:val="en-US"/>
        </w:rPr>
        <w:t>a</w:t>
      </w:r>
      <w:r w:rsidRPr="0022132C">
        <w:rPr>
          <w:lang w:val="en-US"/>
        </w:rPr>
        <w:t xml:space="preserve"> programming language. This information can be used in different application fields, such as programming education (avoiding undesirable patterns and teaching higher quality ones), IDE implementation (suggesting code refactorings), and documentation of patterns, among others.</w:t>
      </w:r>
    </w:p>
    <w:p w14:paraId="550A1E81" w14:textId="77777777" w:rsidR="0059094C" w:rsidRPr="0022132C" w:rsidRDefault="0059094C" w:rsidP="0059094C">
      <w:pPr>
        <w:spacing w:after="155"/>
        <w:rPr>
          <w:lang w:val="en-US"/>
        </w:rPr>
      </w:pPr>
      <w:r w:rsidRPr="0022132C">
        <w:rPr>
          <w:lang w:val="en-US"/>
        </w:rPr>
        <w:t xml:space="preserve">To work with large volumes of programs, it is necessary to store these structures in databases. However, most systems store the source code as plain text, which does not allow </w:t>
      </w:r>
      <w:r>
        <w:rPr>
          <w:lang w:val="en-US"/>
        </w:rPr>
        <w:t xml:space="preserve">the </w:t>
      </w:r>
      <w:r w:rsidRPr="0022132C">
        <w:rPr>
          <w:lang w:val="en-US"/>
        </w:rPr>
        <w:t xml:space="preserve">direct exploitation of its syntactic structure. In terms of maturity, performance, and efficiency, the relational model </w:t>
      </w:r>
      <w:r>
        <w:rPr>
          <w:lang w:val="en-US"/>
        </w:rPr>
        <w:t>might</w:t>
      </w:r>
      <w:r w:rsidRPr="0022132C">
        <w:rPr>
          <w:lang w:val="en-US"/>
        </w:rPr>
        <w:t xml:space="preserve"> possibly</w:t>
      </w:r>
      <w:r>
        <w:rPr>
          <w:lang w:val="en-US"/>
        </w:rPr>
        <w:t xml:space="preserve"> be</w:t>
      </w:r>
      <w:r w:rsidRPr="0022132C">
        <w:rPr>
          <w:lang w:val="en-US"/>
        </w:rPr>
        <w:t xml:space="preserve"> the most used </w:t>
      </w:r>
      <w:r>
        <w:rPr>
          <w:lang w:val="en-US"/>
        </w:rPr>
        <w:t>these days</w:t>
      </w:r>
      <w:r w:rsidRPr="0022132C">
        <w:rPr>
          <w:lang w:val="en-US"/>
        </w:rPr>
        <w:t>. The main problem is that the syntactic information of programs is represented hierarchically through tree or graph structures</w:t>
      </w:r>
      <w:r>
        <w:rPr>
          <w:lang w:val="en-US"/>
        </w:rPr>
        <w:t>, not as tables</w:t>
      </w:r>
      <w:r w:rsidRPr="0022132C">
        <w:rPr>
          <w:lang w:val="en-US"/>
        </w:rPr>
        <w:t>. Therefore, to store them in a relational system, it is necessary to translate the various syntactic patterns (classes, methods, statements, expressions, etc.) into table format.</w:t>
      </w:r>
    </w:p>
    <w:p w14:paraId="00411621" w14:textId="77777777" w:rsidR="0059094C" w:rsidRPr="0022132C" w:rsidRDefault="0059094C" w:rsidP="0059094C">
      <w:pPr>
        <w:spacing w:after="155"/>
        <w:rPr>
          <w:lang w:val="en-US"/>
        </w:rPr>
      </w:pPr>
      <w:r w:rsidRPr="0022132C">
        <w:rPr>
          <w:lang w:val="en-US"/>
        </w:rPr>
        <w:t xml:space="preserve">For each syntactic construction, information related to the type of node (heterogeneous) is identified. </w:t>
      </w:r>
      <w:r>
        <w:rPr>
          <w:lang w:val="en-US"/>
        </w:rPr>
        <w:t>Moreover, i</w:t>
      </w:r>
      <w:r w:rsidRPr="0022132C">
        <w:rPr>
          <w:lang w:val="en-US"/>
        </w:rPr>
        <w:t xml:space="preserve">nformation about its context, relative to its parent node, child nodes, and their depth and width levels, is also included. </w:t>
      </w:r>
      <w:r>
        <w:rPr>
          <w:lang w:val="en-US"/>
        </w:rPr>
        <w:t>In this way</w:t>
      </w:r>
      <w:r w:rsidRPr="0022132C">
        <w:rPr>
          <w:lang w:val="en-US"/>
        </w:rPr>
        <w:t>, local and global information of each node is combined.</w:t>
      </w:r>
    </w:p>
    <w:p w14:paraId="5BFAAC9B" w14:textId="77777777" w:rsidR="0059094C" w:rsidRPr="0022132C" w:rsidRDefault="0059094C" w:rsidP="0059094C">
      <w:pPr>
        <w:spacing w:after="155"/>
        <w:rPr>
          <w:lang w:val="en-US"/>
        </w:rPr>
      </w:pPr>
      <w:r w:rsidRPr="0022132C">
        <w:rPr>
          <w:lang w:val="en-US"/>
        </w:rPr>
        <w:t>The first objective of this work is the extraction of the AST</w:t>
      </w:r>
      <w:r>
        <w:rPr>
          <w:lang w:val="en-US"/>
        </w:rPr>
        <w:t>s</w:t>
      </w:r>
      <w:r w:rsidRPr="0022132C">
        <w:rPr>
          <w:lang w:val="en-US"/>
        </w:rPr>
        <w:t xml:space="preserve"> from any Python program. To achieve this goal, the proposed system modifies the output of the AST module from the Python Standard Library to enrich the syntactic information provided by its AST.</w:t>
      </w:r>
    </w:p>
    <w:p w14:paraId="3ABC8E20" w14:textId="77777777" w:rsidR="0059094C" w:rsidRPr="0022132C" w:rsidRDefault="0059094C" w:rsidP="0059094C">
      <w:pPr>
        <w:spacing w:after="155"/>
        <w:rPr>
          <w:lang w:val="en-US"/>
        </w:rPr>
      </w:pPr>
      <w:r w:rsidRPr="0022132C">
        <w:rPr>
          <w:lang w:val="en-US"/>
        </w:rPr>
        <w:t xml:space="preserve">The second objective of this project is </w:t>
      </w:r>
      <w:r>
        <w:rPr>
          <w:lang w:val="en-US"/>
        </w:rPr>
        <w:t>to</w:t>
      </w:r>
      <w:r w:rsidRPr="0022132C">
        <w:rPr>
          <w:lang w:val="en-US"/>
        </w:rPr>
        <w:t xml:space="preserve"> transform these ASTs into </w:t>
      </w:r>
      <w:r>
        <w:rPr>
          <w:lang w:val="en-US"/>
        </w:rPr>
        <w:t>the</w:t>
      </w:r>
      <w:r w:rsidRPr="0022132C">
        <w:rPr>
          <w:lang w:val="en-US"/>
        </w:rPr>
        <w:t xml:space="preserve"> relational model </w:t>
      </w:r>
      <w:r>
        <w:rPr>
          <w:lang w:val="en-US"/>
        </w:rPr>
        <w:t>to</w:t>
      </w:r>
      <w:r w:rsidRPr="0022132C">
        <w:rPr>
          <w:lang w:val="en-US"/>
        </w:rPr>
        <w:t xml:space="preserve"> allow storing large volumes of code, making them efficiently queryable. The system implements a mechanism to translate the obtained ASTs into n-dimensional vectors that can be stored in table form. In this way, it will be possible to efficiently obtain the different syntactic constructions used by programmers in numerous real projects.</w:t>
      </w:r>
    </w:p>
    <w:p w14:paraId="498DB163" w14:textId="6EA5455A" w:rsidR="00E63DCB" w:rsidRPr="00AD7E1B" w:rsidRDefault="0059094C" w:rsidP="0059094C">
      <w:pPr>
        <w:rPr>
          <w:lang w:val="en-US"/>
        </w:rPr>
      </w:pPr>
      <w:r w:rsidRPr="0022132C">
        <w:rPr>
          <w:lang w:val="en-US"/>
        </w:rPr>
        <w:t xml:space="preserve">The third objective is to show an example of how the obtained syntactic structures can be used to mine, analyze, and document the recurring syntactic patterns used by programmers. This could detect highly repeated code fragments (idioms), associate patterns with the programmers' experience levels, identify patterns that could lead to errors, or recognize usage patterns of a </w:t>
      </w:r>
      <w:r>
        <w:rPr>
          <w:lang w:val="en-US"/>
        </w:rPr>
        <w:t xml:space="preserve">new </w:t>
      </w:r>
      <w:r w:rsidRPr="0022132C">
        <w:rPr>
          <w:lang w:val="en-US"/>
        </w:rPr>
        <w:t xml:space="preserve">feature added to a recent version of </w:t>
      </w:r>
      <w:r>
        <w:rPr>
          <w:lang w:val="en-US"/>
        </w:rPr>
        <w:t>the programming</w:t>
      </w:r>
      <w:r w:rsidRPr="0022132C">
        <w:rPr>
          <w:lang w:val="en-US"/>
        </w:rPr>
        <w:t xml:space="preserve"> language. Since all these possibilities are numerous and exceed the time allocated for the Final Degree Project, we limit ourselves to providing an analysis example: we detail the syntactic construction</w:t>
      </w:r>
      <w:r>
        <w:rPr>
          <w:lang w:val="en-US"/>
        </w:rPr>
        <w:t xml:space="preserve"> </w:t>
      </w:r>
      <w:r w:rsidRPr="0022132C">
        <w:rPr>
          <w:lang w:val="en-US"/>
        </w:rPr>
        <w:t>anomalies or outliers found</w:t>
      </w:r>
      <w:r>
        <w:rPr>
          <w:lang w:val="en-US"/>
        </w:rPr>
        <w:t xml:space="preserve"> real</w:t>
      </w:r>
      <w:r w:rsidRPr="0022132C">
        <w:rPr>
          <w:lang w:val="en-US"/>
        </w:rPr>
        <w:t xml:space="preserve"> Python </w:t>
      </w:r>
      <w:r>
        <w:rPr>
          <w:lang w:val="en-US"/>
        </w:rPr>
        <w:t>programs</w:t>
      </w:r>
      <w:r w:rsidRPr="0022132C">
        <w:rPr>
          <w:lang w:val="en-US"/>
        </w:rPr>
        <w:t>.</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2032C913" w:rsidR="00166B92" w:rsidRPr="00AD7E1B" w:rsidRDefault="0059094C">
      <w:pPr>
        <w:rPr>
          <w:lang w:val="en-US"/>
        </w:rPr>
      </w:pPr>
      <w:r w:rsidRPr="0059094C">
        <w:rPr>
          <w:lang w:val="en-US"/>
        </w:rPr>
        <w:t>Syntactic constructs, abstract syntax trees, anomaly detection, programming languages, Python</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7C464A08" w14:textId="77C8B844" w:rsidR="00F3671F"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1272953" w:history="1">
            <w:r w:rsidR="00F3671F" w:rsidRPr="00E66649">
              <w:rPr>
                <w:rStyle w:val="Hipervnculo"/>
                <w:noProof/>
                <w:lang w:val="es-ES_tradnl"/>
              </w:rPr>
              <w:t>1</w:t>
            </w:r>
            <w:r w:rsidR="00F3671F">
              <w:rPr>
                <w:rFonts w:cstheme="minorBidi"/>
                <w:b w:val="0"/>
                <w:bCs w:val="0"/>
                <w:caps w:val="0"/>
                <w:noProof/>
                <w:kern w:val="2"/>
                <w:sz w:val="24"/>
                <w:szCs w:val="24"/>
                <w:lang w:val="es-ES" w:eastAsia="es-ES"/>
                <w14:ligatures w14:val="standardContextual"/>
              </w:rPr>
              <w:tab/>
            </w:r>
            <w:r w:rsidR="00F3671F" w:rsidRPr="00E66649">
              <w:rPr>
                <w:rStyle w:val="Hipervnculo"/>
                <w:noProof/>
                <w:lang w:val="es-ES_tradnl"/>
              </w:rPr>
              <w:t>Introducción</w:t>
            </w:r>
            <w:r w:rsidR="00F3671F">
              <w:rPr>
                <w:noProof/>
                <w:webHidden/>
              </w:rPr>
              <w:tab/>
            </w:r>
            <w:r w:rsidR="00F3671F">
              <w:rPr>
                <w:noProof/>
                <w:webHidden/>
              </w:rPr>
              <w:fldChar w:fldCharType="begin"/>
            </w:r>
            <w:r w:rsidR="00F3671F">
              <w:rPr>
                <w:noProof/>
                <w:webHidden/>
              </w:rPr>
              <w:instrText xml:space="preserve"> PAGEREF _Toc171272953 \h </w:instrText>
            </w:r>
            <w:r w:rsidR="00F3671F">
              <w:rPr>
                <w:noProof/>
                <w:webHidden/>
              </w:rPr>
            </w:r>
            <w:r w:rsidR="00F3671F">
              <w:rPr>
                <w:noProof/>
                <w:webHidden/>
              </w:rPr>
              <w:fldChar w:fldCharType="separate"/>
            </w:r>
            <w:r w:rsidR="00566B71">
              <w:rPr>
                <w:noProof/>
                <w:webHidden/>
              </w:rPr>
              <w:t>11</w:t>
            </w:r>
            <w:r w:rsidR="00F3671F">
              <w:rPr>
                <w:noProof/>
                <w:webHidden/>
              </w:rPr>
              <w:fldChar w:fldCharType="end"/>
            </w:r>
          </w:hyperlink>
        </w:p>
        <w:p w14:paraId="2F930C0B" w14:textId="36186B21" w:rsidR="00F3671F"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272954" w:history="1">
            <w:r w:rsidR="00F3671F" w:rsidRPr="00E66649">
              <w:rPr>
                <w:rStyle w:val="Hipervnculo"/>
                <w:noProof/>
                <w:lang w:val="es-ES_tradnl"/>
              </w:rPr>
              <w:t>2</w:t>
            </w:r>
            <w:r w:rsidR="00F3671F">
              <w:rPr>
                <w:rFonts w:cstheme="minorBidi"/>
                <w:b w:val="0"/>
                <w:bCs w:val="0"/>
                <w:caps w:val="0"/>
                <w:noProof/>
                <w:kern w:val="2"/>
                <w:sz w:val="24"/>
                <w:szCs w:val="24"/>
                <w:lang w:val="es-ES" w:eastAsia="es-ES"/>
                <w14:ligatures w14:val="standardContextual"/>
              </w:rPr>
              <w:tab/>
            </w:r>
            <w:r w:rsidR="00F3671F" w:rsidRPr="00E66649">
              <w:rPr>
                <w:rStyle w:val="Hipervnculo"/>
                <w:noProof/>
                <w:lang w:val="es-ES_tradnl"/>
              </w:rPr>
              <w:t>Trabajo relacionado</w:t>
            </w:r>
            <w:r w:rsidR="00F3671F">
              <w:rPr>
                <w:noProof/>
                <w:webHidden/>
              </w:rPr>
              <w:tab/>
            </w:r>
            <w:r w:rsidR="00F3671F">
              <w:rPr>
                <w:noProof/>
                <w:webHidden/>
              </w:rPr>
              <w:fldChar w:fldCharType="begin"/>
            </w:r>
            <w:r w:rsidR="00F3671F">
              <w:rPr>
                <w:noProof/>
                <w:webHidden/>
              </w:rPr>
              <w:instrText xml:space="preserve"> PAGEREF _Toc171272954 \h </w:instrText>
            </w:r>
            <w:r w:rsidR="00F3671F">
              <w:rPr>
                <w:noProof/>
                <w:webHidden/>
              </w:rPr>
            </w:r>
            <w:r w:rsidR="00F3671F">
              <w:rPr>
                <w:noProof/>
                <w:webHidden/>
              </w:rPr>
              <w:fldChar w:fldCharType="separate"/>
            </w:r>
            <w:r w:rsidR="00566B71">
              <w:rPr>
                <w:noProof/>
                <w:webHidden/>
              </w:rPr>
              <w:t>14</w:t>
            </w:r>
            <w:r w:rsidR="00F3671F">
              <w:rPr>
                <w:noProof/>
                <w:webHidden/>
              </w:rPr>
              <w:fldChar w:fldCharType="end"/>
            </w:r>
          </w:hyperlink>
        </w:p>
        <w:p w14:paraId="3741D4A5" w14:textId="026A4936" w:rsidR="00F3671F"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272955" w:history="1">
            <w:r w:rsidR="00F3671F" w:rsidRPr="00E66649">
              <w:rPr>
                <w:rStyle w:val="Hipervnculo"/>
                <w:noProof/>
                <w:lang w:val="es-ES_tradnl"/>
              </w:rPr>
              <w:t>3</w:t>
            </w:r>
            <w:r w:rsidR="00F3671F">
              <w:rPr>
                <w:rFonts w:cstheme="minorBidi"/>
                <w:b w:val="0"/>
                <w:bCs w:val="0"/>
                <w:caps w:val="0"/>
                <w:noProof/>
                <w:kern w:val="2"/>
                <w:sz w:val="24"/>
                <w:szCs w:val="24"/>
                <w:lang w:val="es-ES" w:eastAsia="es-ES"/>
                <w14:ligatures w14:val="standardContextual"/>
              </w:rPr>
              <w:tab/>
            </w:r>
            <w:r w:rsidR="00F3671F" w:rsidRPr="00E66649">
              <w:rPr>
                <w:rStyle w:val="Hipervnculo"/>
                <w:noProof/>
                <w:lang w:val="es-ES_tradnl"/>
              </w:rPr>
              <w:t>Descripción del sistema</w:t>
            </w:r>
            <w:r w:rsidR="00F3671F">
              <w:rPr>
                <w:noProof/>
                <w:webHidden/>
              </w:rPr>
              <w:tab/>
            </w:r>
            <w:r w:rsidR="00F3671F">
              <w:rPr>
                <w:noProof/>
                <w:webHidden/>
              </w:rPr>
              <w:fldChar w:fldCharType="begin"/>
            </w:r>
            <w:r w:rsidR="00F3671F">
              <w:rPr>
                <w:noProof/>
                <w:webHidden/>
              </w:rPr>
              <w:instrText xml:space="preserve"> PAGEREF _Toc171272955 \h </w:instrText>
            </w:r>
            <w:r w:rsidR="00F3671F">
              <w:rPr>
                <w:noProof/>
                <w:webHidden/>
              </w:rPr>
            </w:r>
            <w:r w:rsidR="00F3671F">
              <w:rPr>
                <w:noProof/>
                <w:webHidden/>
              </w:rPr>
              <w:fldChar w:fldCharType="separate"/>
            </w:r>
            <w:r w:rsidR="00566B71">
              <w:rPr>
                <w:noProof/>
                <w:webHidden/>
              </w:rPr>
              <w:t>15</w:t>
            </w:r>
            <w:r w:rsidR="00F3671F">
              <w:rPr>
                <w:noProof/>
                <w:webHidden/>
              </w:rPr>
              <w:fldChar w:fldCharType="end"/>
            </w:r>
          </w:hyperlink>
        </w:p>
        <w:p w14:paraId="73877ED4" w14:textId="49F95966"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2956" w:history="1">
            <w:r w:rsidR="00F3671F" w:rsidRPr="00E66649">
              <w:rPr>
                <w:rStyle w:val="Hipervnculo"/>
                <w:noProof/>
                <w:lang w:val="es-ES_tradnl"/>
              </w:rPr>
              <w:t>3.1</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Extracción de ASTs</w:t>
            </w:r>
            <w:r w:rsidR="00F3671F">
              <w:rPr>
                <w:noProof/>
                <w:webHidden/>
              </w:rPr>
              <w:tab/>
            </w:r>
            <w:r w:rsidR="00F3671F">
              <w:rPr>
                <w:noProof/>
                <w:webHidden/>
              </w:rPr>
              <w:fldChar w:fldCharType="begin"/>
            </w:r>
            <w:r w:rsidR="00F3671F">
              <w:rPr>
                <w:noProof/>
                <w:webHidden/>
              </w:rPr>
              <w:instrText xml:space="preserve"> PAGEREF _Toc171272956 \h </w:instrText>
            </w:r>
            <w:r w:rsidR="00F3671F">
              <w:rPr>
                <w:noProof/>
                <w:webHidden/>
              </w:rPr>
            </w:r>
            <w:r w:rsidR="00F3671F">
              <w:rPr>
                <w:noProof/>
                <w:webHidden/>
              </w:rPr>
              <w:fldChar w:fldCharType="separate"/>
            </w:r>
            <w:r w:rsidR="00566B71">
              <w:rPr>
                <w:noProof/>
                <w:webHidden/>
              </w:rPr>
              <w:t>16</w:t>
            </w:r>
            <w:r w:rsidR="00F3671F">
              <w:rPr>
                <w:noProof/>
                <w:webHidden/>
              </w:rPr>
              <w:fldChar w:fldCharType="end"/>
            </w:r>
          </w:hyperlink>
        </w:p>
        <w:p w14:paraId="30197065" w14:textId="483E8CE1"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2957" w:history="1">
            <w:r w:rsidR="00F3671F" w:rsidRPr="00E66649">
              <w:rPr>
                <w:rStyle w:val="Hipervnculo"/>
                <w:noProof/>
                <w:lang w:val="es-ES_tradnl"/>
              </w:rPr>
              <w:t>3.2</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Generación de tablas</w:t>
            </w:r>
            <w:r w:rsidR="00F3671F">
              <w:rPr>
                <w:noProof/>
                <w:webHidden/>
              </w:rPr>
              <w:tab/>
            </w:r>
            <w:r w:rsidR="00F3671F">
              <w:rPr>
                <w:noProof/>
                <w:webHidden/>
              </w:rPr>
              <w:fldChar w:fldCharType="begin"/>
            </w:r>
            <w:r w:rsidR="00F3671F">
              <w:rPr>
                <w:noProof/>
                <w:webHidden/>
              </w:rPr>
              <w:instrText xml:space="preserve"> PAGEREF _Toc171272957 \h </w:instrText>
            </w:r>
            <w:r w:rsidR="00F3671F">
              <w:rPr>
                <w:noProof/>
                <w:webHidden/>
              </w:rPr>
            </w:r>
            <w:r w:rsidR="00F3671F">
              <w:rPr>
                <w:noProof/>
                <w:webHidden/>
              </w:rPr>
              <w:fldChar w:fldCharType="separate"/>
            </w:r>
            <w:r w:rsidR="00566B71">
              <w:rPr>
                <w:noProof/>
                <w:webHidden/>
              </w:rPr>
              <w:t>17</w:t>
            </w:r>
            <w:r w:rsidR="00F3671F">
              <w:rPr>
                <w:noProof/>
                <w:webHidden/>
              </w:rPr>
              <w:fldChar w:fldCharType="end"/>
            </w:r>
          </w:hyperlink>
        </w:p>
        <w:p w14:paraId="5AF9A363" w14:textId="35236593"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58" w:history="1">
            <w:r w:rsidR="00F3671F" w:rsidRPr="00E66649">
              <w:rPr>
                <w:rStyle w:val="Hipervnculo"/>
                <w:noProof/>
                <w:lang w:val="es-ES"/>
              </w:rPr>
              <w:t>3.2.1</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Programs</w:t>
            </w:r>
            <w:r w:rsidR="00F3671F">
              <w:rPr>
                <w:noProof/>
                <w:webHidden/>
              </w:rPr>
              <w:tab/>
            </w:r>
            <w:r w:rsidR="00F3671F">
              <w:rPr>
                <w:noProof/>
                <w:webHidden/>
              </w:rPr>
              <w:fldChar w:fldCharType="begin"/>
            </w:r>
            <w:r w:rsidR="00F3671F">
              <w:rPr>
                <w:noProof/>
                <w:webHidden/>
              </w:rPr>
              <w:instrText xml:space="preserve"> PAGEREF _Toc171272958 \h </w:instrText>
            </w:r>
            <w:r w:rsidR="00F3671F">
              <w:rPr>
                <w:noProof/>
                <w:webHidden/>
              </w:rPr>
            </w:r>
            <w:r w:rsidR="00F3671F">
              <w:rPr>
                <w:noProof/>
                <w:webHidden/>
              </w:rPr>
              <w:fldChar w:fldCharType="separate"/>
            </w:r>
            <w:r w:rsidR="00566B71">
              <w:rPr>
                <w:noProof/>
                <w:webHidden/>
              </w:rPr>
              <w:t>20</w:t>
            </w:r>
            <w:r w:rsidR="00F3671F">
              <w:rPr>
                <w:noProof/>
                <w:webHidden/>
              </w:rPr>
              <w:fldChar w:fldCharType="end"/>
            </w:r>
          </w:hyperlink>
        </w:p>
        <w:p w14:paraId="35FDFEDB" w14:textId="1EFB1A3E"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59" w:history="1">
            <w:r w:rsidR="00F3671F" w:rsidRPr="00E66649">
              <w:rPr>
                <w:rStyle w:val="Hipervnculo"/>
                <w:noProof/>
                <w:lang w:val="es-ES"/>
              </w:rPr>
              <w:t>3.2.2</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Modules</w:t>
            </w:r>
            <w:r w:rsidR="00F3671F">
              <w:rPr>
                <w:noProof/>
                <w:webHidden/>
              </w:rPr>
              <w:tab/>
            </w:r>
            <w:r w:rsidR="00F3671F">
              <w:rPr>
                <w:noProof/>
                <w:webHidden/>
              </w:rPr>
              <w:fldChar w:fldCharType="begin"/>
            </w:r>
            <w:r w:rsidR="00F3671F">
              <w:rPr>
                <w:noProof/>
                <w:webHidden/>
              </w:rPr>
              <w:instrText xml:space="preserve"> PAGEREF _Toc171272959 \h </w:instrText>
            </w:r>
            <w:r w:rsidR="00F3671F">
              <w:rPr>
                <w:noProof/>
                <w:webHidden/>
              </w:rPr>
            </w:r>
            <w:r w:rsidR="00F3671F">
              <w:rPr>
                <w:noProof/>
                <w:webHidden/>
              </w:rPr>
              <w:fldChar w:fldCharType="separate"/>
            </w:r>
            <w:r w:rsidR="00566B71">
              <w:rPr>
                <w:noProof/>
                <w:webHidden/>
              </w:rPr>
              <w:t>21</w:t>
            </w:r>
            <w:r w:rsidR="00F3671F">
              <w:rPr>
                <w:noProof/>
                <w:webHidden/>
              </w:rPr>
              <w:fldChar w:fldCharType="end"/>
            </w:r>
          </w:hyperlink>
        </w:p>
        <w:p w14:paraId="6C26F4FE" w14:textId="1BFD6D43"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60" w:history="1">
            <w:r w:rsidR="00F3671F" w:rsidRPr="00E66649">
              <w:rPr>
                <w:rStyle w:val="Hipervnculo"/>
                <w:noProof/>
                <w:lang w:val="es-ES"/>
              </w:rPr>
              <w:t>3.2.3</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Imports</w:t>
            </w:r>
            <w:r w:rsidR="00F3671F">
              <w:rPr>
                <w:noProof/>
                <w:webHidden/>
              </w:rPr>
              <w:tab/>
            </w:r>
            <w:r w:rsidR="00F3671F">
              <w:rPr>
                <w:noProof/>
                <w:webHidden/>
              </w:rPr>
              <w:fldChar w:fldCharType="begin"/>
            </w:r>
            <w:r w:rsidR="00F3671F">
              <w:rPr>
                <w:noProof/>
                <w:webHidden/>
              </w:rPr>
              <w:instrText xml:space="preserve"> PAGEREF _Toc171272960 \h </w:instrText>
            </w:r>
            <w:r w:rsidR="00F3671F">
              <w:rPr>
                <w:noProof/>
                <w:webHidden/>
              </w:rPr>
            </w:r>
            <w:r w:rsidR="00F3671F">
              <w:rPr>
                <w:noProof/>
                <w:webHidden/>
              </w:rPr>
              <w:fldChar w:fldCharType="separate"/>
            </w:r>
            <w:r w:rsidR="00566B71">
              <w:rPr>
                <w:noProof/>
                <w:webHidden/>
              </w:rPr>
              <w:t>22</w:t>
            </w:r>
            <w:r w:rsidR="00F3671F">
              <w:rPr>
                <w:noProof/>
                <w:webHidden/>
              </w:rPr>
              <w:fldChar w:fldCharType="end"/>
            </w:r>
          </w:hyperlink>
        </w:p>
        <w:p w14:paraId="2D91A185" w14:textId="6C257EA3"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61" w:history="1">
            <w:r w:rsidR="00F3671F" w:rsidRPr="00E66649">
              <w:rPr>
                <w:rStyle w:val="Hipervnculo"/>
                <w:noProof/>
                <w:lang w:val="es-ES"/>
              </w:rPr>
              <w:t>3.2.4</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Class Definitions</w:t>
            </w:r>
            <w:r w:rsidR="00F3671F">
              <w:rPr>
                <w:noProof/>
                <w:webHidden/>
              </w:rPr>
              <w:tab/>
            </w:r>
            <w:r w:rsidR="00F3671F">
              <w:rPr>
                <w:noProof/>
                <w:webHidden/>
              </w:rPr>
              <w:fldChar w:fldCharType="begin"/>
            </w:r>
            <w:r w:rsidR="00F3671F">
              <w:rPr>
                <w:noProof/>
                <w:webHidden/>
              </w:rPr>
              <w:instrText xml:space="preserve"> PAGEREF _Toc171272961 \h </w:instrText>
            </w:r>
            <w:r w:rsidR="00F3671F">
              <w:rPr>
                <w:noProof/>
                <w:webHidden/>
              </w:rPr>
            </w:r>
            <w:r w:rsidR="00F3671F">
              <w:rPr>
                <w:noProof/>
                <w:webHidden/>
              </w:rPr>
              <w:fldChar w:fldCharType="separate"/>
            </w:r>
            <w:r w:rsidR="00566B71">
              <w:rPr>
                <w:noProof/>
                <w:webHidden/>
              </w:rPr>
              <w:t>22</w:t>
            </w:r>
            <w:r w:rsidR="00F3671F">
              <w:rPr>
                <w:noProof/>
                <w:webHidden/>
              </w:rPr>
              <w:fldChar w:fldCharType="end"/>
            </w:r>
          </w:hyperlink>
        </w:p>
        <w:p w14:paraId="46EE3EDD" w14:textId="7B7B282E"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62" w:history="1">
            <w:r w:rsidR="00F3671F" w:rsidRPr="00E66649">
              <w:rPr>
                <w:rStyle w:val="Hipervnculo"/>
                <w:noProof/>
                <w:lang w:val="es-ES"/>
              </w:rPr>
              <w:t>3.2.5</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Function Definitions</w:t>
            </w:r>
            <w:r w:rsidR="00F3671F">
              <w:rPr>
                <w:noProof/>
                <w:webHidden/>
              </w:rPr>
              <w:tab/>
            </w:r>
            <w:r w:rsidR="00F3671F">
              <w:rPr>
                <w:noProof/>
                <w:webHidden/>
              </w:rPr>
              <w:fldChar w:fldCharType="begin"/>
            </w:r>
            <w:r w:rsidR="00F3671F">
              <w:rPr>
                <w:noProof/>
                <w:webHidden/>
              </w:rPr>
              <w:instrText xml:space="preserve"> PAGEREF _Toc171272962 \h </w:instrText>
            </w:r>
            <w:r w:rsidR="00F3671F">
              <w:rPr>
                <w:noProof/>
                <w:webHidden/>
              </w:rPr>
            </w:r>
            <w:r w:rsidR="00F3671F">
              <w:rPr>
                <w:noProof/>
                <w:webHidden/>
              </w:rPr>
              <w:fldChar w:fldCharType="separate"/>
            </w:r>
            <w:r w:rsidR="00566B71">
              <w:rPr>
                <w:noProof/>
                <w:webHidden/>
              </w:rPr>
              <w:t>24</w:t>
            </w:r>
            <w:r w:rsidR="00F3671F">
              <w:rPr>
                <w:noProof/>
                <w:webHidden/>
              </w:rPr>
              <w:fldChar w:fldCharType="end"/>
            </w:r>
          </w:hyperlink>
        </w:p>
        <w:p w14:paraId="3CEE6C11" w14:textId="3874E3DA"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63" w:history="1">
            <w:r w:rsidR="00F3671F" w:rsidRPr="00E66649">
              <w:rPr>
                <w:rStyle w:val="Hipervnculo"/>
                <w:noProof/>
                <w:lang w:val="es-ES"/>
              </w:rPr>
              <w:t>3.2.6</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Method Definitions</w:t>
            </w:r>
            <w:r w:rsidR="00F3671F">
              <w:rPr>
                <w:noProof/>
                <w:webHidden/>
              </w:rPr>
              <w:tab/>
            </w:r>
            <w:r w:rsidR="00F3671F">
              <w:rPr>
                <w:noProof/>
                <w:webHidden/>
              </w:rPr>
              <w:fldChar w:fldCharType="begin"/>
            </w:r>
            <w:r w:rsidR="00F3671F">
              <w:rPr>
                <w:noProof/>
                <w:webHidden/>
              </w:rPr>
              <w:instrText xml:space="preserve"> PAGEREF _Toc171272963 \h </w:instrText>
            </w:r>
            <w:r w:rsidR="00F3671F">
              <w:rPr>
                <w:noProof/>
                <w:webHidden/>
              </w:rPr>
            </w:r>
            <w:r w:rsidR="00F3671F">
              <w:rPr>
                <w:noProof/>
                <w:webHidden/>
              </w:rPr>
              <w:fldChar w:fldCharType="separate"/>
            </w:r>
            <w:r w:rsidR="00566B71">
              <w:rPr>
                <w:noProof/>
                <w:webHidden/>
              </w:rPr>
              <w:t>25</w:t>
            </w:r>
            <w:r w:rsidR="00F3671F">
              <w:rPr>
                <w:noProof/>
                <w:webHidden/>
              </w:rPr>
              <w:fldChar w:fldCharType="end"/>
            </w:r>
          </w:hyperlink>
        </w:p>
        <w:p w14:paraId="21B4A277" w14:textId="0AABE167"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64" w:history="1">
            <w:r w:rsidR="00F3671F" w:rsidRPr="00E66649">
              <w:rPr>
                <w:rStyle w:val="Hipervnculo"/>
                <w:noProof/>
                <w:lang w:val="es-ES"/>
              </w:rPr>
              <w:t>3.2.7</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Statements</w:t>
            </w:r>
            <w:r w:rsidR="00F3671F">
              <w:rPr>
                <w:noProof/>
                <w:webHidden/>
              </w:rPr>
              <w:tab/>
            </w:r>
            <w:r w:rsidR="00F3671F">
              <w:rPr>
                <w:noProof/>
                <w:webHidden/>
              </w:rPr>
              <w:fldChar w:fldCharType="begin"/>
            </w:r>
            <w:r w:rsidR="00F3671F">
              <w:rPr>
                <w:noProof/>
                <w:webHidden/>
              </w:rPr>
              <w:instrText xml:space="preserve"> PAGEREF _Toc171272964 \h </w:instrText>
            </w:r>
            <w:r w:rsidR="00F3671F">
              <w:rPr>
                <w:noProof/>
                <w:webHidden/>
              </w:rPr>
            </w:r>
            <w:r w:rsidR="00F3671F">
              <w:rPr>
                <w:noProof/>
                <w:webHidden/>
              </w:rPr>
              <w:fldChar w:fldCharType="separate"/>
            </w:r>
            <w:r w:rsidR="00566B71">
              <w:rPr>
                <w:noProof/>
                <w:webHidden/>
              </w:rPr>
              <w:t>26</w:t>
            </w:r>
            <w:r w:rsidR="00F3671F">
              <w:rPr>
                <w:noProof/>
                <w:webHidden/>
              </w:rPr>
              <w:fldChar w:fldCharType="end"/>
            </w:r>
          </w:hyperlink>
        </w:p>
        <w:p w14:paraId="29C9845A" w14:textId="6D7CE4CD"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65" w:history="1">
            <w:r w:rsidR="00F3671F" w:rsidRPr="00E66649">
              <w:rPr>
                <w:rStyle w:val="Hipervnculo"/>
                <w:noProof/>
                <w:lang w:val="es-ES"/>
              </w:rPr>
              <w:t>3.2.8</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Cases</w:t>
            </w:r>
            <w:r w:rsidR="00F3671F">
              <w:rPr>
                <w:noProof/>
                <w:webHidden/>
              </w:rPr>
              <w:tab/>
            </w:r>
            <w:r w:rsidR="00F3671F">
              <w:rPr>
                <w:noProof/>
                <w:webHidden/>
              </w:rPr>
              <w:fldChar w:fldCharType="begin"/>
            </w:r>
            <w:r w:rsidR="00F3671F">
              <w:rPr>
                <w:noProof/>
                <w:webHidden/>
              </w:rPr>
              <w:instrText xml:space="preserve"> PAGEREF _Toc171272965 \h </w:instrText>
            </w:r>
            <w:r w:rsidR="00F3671F">
              <w:rPr>
                <w:noProof/>
                <w:webHidden/>
              </w:rPr>
            </w:r>
            <w:r w:rsidR="00F3671F">
              <w:rPr>
                <w:noProof/>
                <w:webHidden/>
              </w:rPr>
              <w:fldChar w:fldCharType="separate"/>
            </w:r>
            <w:r w:rsidR="00566B71">
              <w:rPr>
                <w:noProof/>
                <w:webHidden/>
              </w:rPr>
              <w:t>27</w:t>
            </w:r>
            <w:r w:rsidR="00F3671F">
              <w:rPr>
                <w:noProof/>
                <w:webHidden/>
              </w:rPr>
              <w:fldChar w:fldCharType="end"/>
            </w:r>
          </w:hyperlink>
        </w:p>
        <w:p w14:paraId="32E7315C" w14:textId="707A0D25"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66" w:history="1">
            <w:r w:rsidR="00F3671F" w:rsidRPr="00E66649">
              <w:rPr>
                <w:rStyle w:val="Hipervnculo"/>
                <w:noProof/>
                <w:lang w:val="es-ES"/>
              </w:rPr>
              <w:t>3.2.9</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Handlers</w:t>
            </w:r>
            <w:r w:rsidR="00F3671F">
              <w:rPr>
                <w:noProof/>
                <w:webHidden/>
              </w:rPr>
              <w:tab/>
            </w:r>
            <w:r w:rsidR="00F3671F">
              <w:rPr>
                <w:noProof/>
                <w:webHidden/>
              </w:rPr>
              <w:fldChar w:fldCharType="begin"/>
            </w:r>
            <w:r w:rsidR="00F3671F">
              <w:rPr>
                <w:noProof/>
                <w:webHidden/>
              </w:rPr>
              <w:instrText xml:space="preserve"> PAGEREF _Toc171272966 \h </w:instrText>
            </w:r>
            <w:r w:rsidR="00F3671F">
              <w:rPr>
                <w:noProof/>
                <w:webHidden/>
              </w:rPr>
            </w:r>
            <w:r w:rsidR="00F3671F">
              <w:rPr>
                <w:noProof/>
                <w:webHidden/>
              </w:rPr>
              <w:fldChar w:fldCharType="separate"/>
            </w:r>
            <w:r w:rsidR="00566B71">
              <w:rPr>
                <w:noProof/>
                <w:webHidden/>
              </w:rPr>
              <w:t>28</w:t>
            </w:r>
            <w:r w:rsidR="00F3671F">
              <w:rPr>
                <w:noProof/>
                <w:webHidden/>
              </w:rPr>
              <w:fldChar w:fldCharType="end"/>
            </w:r>
          </w:hyperlink>
        </w:p>
        <w:p w14:paraId="6A5D66E5" w14:textId="65CFE165"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67" w:history="1">
            <w:r w:rsidR="00F3671F" w:rsidRPr="00E66649">
              <w:rPr>
                <w:rStyle w:val="Hipervnculo"/>
                <w:noProof/>
                <w:lang w:val="es-ES"/>
              </w:rPr>
              <w:t>3.2.10</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Expressions</w:t>
            </w:r>
            <w:r w:rsidR="00F3671F">
              <w:rPr>
                <w:noProof/>
                <w:webHidden/>
              </w:rPr>
              <w:tab/>
            </w:r>
            <w:r w:rsidR="00F3671F">
              <w:rPr>
                <w:noProof/>
                <w:webHidden/>
              </w:rPr>
              <w:fldChar w:fldCharType="begin"/>
            </w:r>
            <w:r w:rsidR="00F3671F">
              <w:rPr>
                <w:noProof/>
                <w:webHidden/>
              </w:rPr>
              <w:instrText xml:space="preserve"> PAGEREF _Toc171272967 \h </w:instrText>
            </w:r>
            <w:r w:rsidR="00F3671F">
              <w:rPr>
                <w:noProof/>
                <w:webHidden/>
              </w:rPr>
            </w:r>
            <w:r w:rsidR="00F3671F">
              <w:rPr>
                <w:noProof/>
                <w:webHidden/>
              </w:rPr>
              <w:fldChar w:fldCharType="separate"/>
            </w:r>
            <w:r w:rsidR="00566B71">
              <w:rPr>
                <w:noProof/>
                <w:webHidden/>
              </w:rPr>
              <w:t>28</w:t>
            </w:r>
            <w:r w:rsidR="00F3671F">
              <w:rPr>
                <w:noProof/>
                <w:webHidden/>
              </w:rPr>
              <w:fldChar w:fldCharType="end"/>
            </w:r>
          </w:hyperlink>
        </w:p>
        <w:p w14:paraId="1C413C2E" w14:textId="6DD487D3"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68" w:history="1">
            <w:r w:rsidR="00F3671F" w:rsidRPr="00E66649">
              <w:rPr>
                <w:rStyle w:val="Hipervnculo"/>
                <w:noProof/>
                <w:lang w:val="es-ES"/>
              </w:rPr>
              <w:t>3.2.11</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Comprehensions</w:t>
            </w:r>
            <w:r w:rsidR="00F3671F">
              <w:rPr>
                <w:noProof/>
                <w:webHidden/>
              </w:rPr>
              <w:tab/>
            </w:r>
            <w:r w:rsidR="00F3671F">
              <w:rPr>
                <w:noProof/>
                <w:webHidden/>
              </w:rPr>
              <w:fldChar w:fldCharType="begin"/>
            </w:r>
            <w:r w:rsidR="00F3671F">
              <w:rPr>
                <w:noProof/>
                <w:webHidden/>
              </w:rPr>
              <w:instrText xml:space="preserve"> PAGEREF _Toc171272968 \h </w:instrText>
            </w:r>
            <w:r w:rsidR="00F3671F">
              <w:rPr>
                <w:noProof/>
                <w:webHidden/>
              </w:rPr>
            </w:r>
            <w:r w:rsidR="00F3671F">
              <w:rPr>
                <w:noProof/>
                <w:webHidden/>
              </w:rPr>
              <w:fldChar w:fldCharType="separate"/>
            </w:r>
            <w:r w:rsidR="00566B71">
              <w:rPr>
                <w:noProof/>
                <w:webHidden/>
              </w:rPr>
              <w:t>29</w:t>
            </w:r>
            <w:r w:rsidR="00F3671F">
              <w:rPr>
                <w:noProof/>
                <w:webHidden/>
              </w:rPr>
              <w:fldChar w:fldCharType="end"/>
            </w:r>
          </w:hyperlink>
        </w:p>
        <w:p w14:paraId="0DAE7426" w14:textId="04D0A8B0"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69" w:history="1">
            <w:r w:rsidR="00F3671F" w:rsidRPr="00E66649">
              <w:rPr>
                <w:rStyle w:val="Hipervnculo"/>
                <w:noProof/>
                <w:lang w:val="es-ES"/>
              </w:rPr>
              <w:t>3.2.12</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CallArgs</w:t>
            </w:r>
            <w:r w:rsidR="00F3671F">
              <w:rPr>
                <w:noProof/>
                <w:webHidden/>
              </w:rPr>
              <w:tab/>
            </w:r>
            <w:r w:rsidR="00F3671F">
              <w:rPr>
                <w:noProof/>
                <w:webHidden/>
              </w:rPr>
              <w:fldChar w:fldCharType="begin"/>
            </w:r>
            <w:r w:rsidR="00F3671F">
              <w:rPr>
                <w:noProof/>
                <w:webHidden/>
              </w:rPr>
              <w:instrText xml:space="preserve"> PAGEREF _Toc171272969 \h </w:instrText>
            </w:r>
            <w:r w:rsidR="00F3671F">
              <w:rPr>
                <w:noProof/>
                <w:webHidden/>
              </w:rPr>
            </w:r>
            <w:r w:rsidR="00F3671F">
              <w:rPr>
                <w:noProof/>
                <w:webHidden/>
              </w:rPr>
              <w:fldChar w:fldCharType="separate"/>
            </w:r>
            <w:r w:rsidR="00566B71">
              <w:rPr>
                <w:noProof/>
                <w:webHidden/>
              </w:rPr>
              <w:t>30</w:t>
            </w:r>
            <w:r w:rsidR="00F3671F">
              <w:rPr>
                <w:noProof/>
                <w:webHidden/>
              </w:rPr>
              <w:fldChar w:fldCharType="end"/>
            </w:r>
          </w:hyperlink>
        </w:p>
        <w:p w14:paraId="78AA9B8F" w14:textId="603A7E1C"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70" w:history="1">
            <w:r w:rsidR="00F3671F" w:rsidRPr="00E66649">
              <w:rPr>
                <w:rStyle w:val="Hipervnculo"/>
                <w:noProof/>
                <w:lang w:val="es-ES"/>
              </w:rPr>
              <w:t>3.2.13</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FStrings</w:t>
            </w:r>
            <w:r w:rsidR="00F3671F">
              <w:rPr>
                <w:noProof/>
                <w:webHidden/>
              </w:rPr>
              <w:tab/>
            </w:r>
            <w:r w:rsidR="00F3671F">
              <w:rPr>
                <w:noProof/>
                <w:webHidden/>
              </w:rPr>
              <w:fldChar w:fldCharType="begin"/>
            </w:r>
            <w:r w:rsidR="00F3671F">
              <w:rPr>
                <w:noProof/>
                <w:webHidden/>
              </w:rPr>
              <w:instrText xml:space="preserve"> PAGEREF _Toc171272970 \h </w:instrText>
            </w:r>
            <w:r w:rsidR="00F3671F">
              <w:rPr>
                <w:noProof/>
                <w:webHidden/>
              </w:rPr>
            </w:r>
            <w:r w:rsidR="00F3671F">
              <w:rPr>
                <w:noProof/>
                <w:webHidden/>
              </w:rPr>
              <w:fldChar w:fldCharType="separate"/>
            </w:r>
            <w:r w:rsidR="00566B71">
              <w:rPr>
                <w:noProof/>
                <w:webHidden/>
              </w:rPr>
              <w:t>30</w:t>
            </w:r>
            <w:r w:rsidR="00F3671F">
              <w:rPr>
                <w:noProof/>
                <w:webHidden/>
              </w:rPr>
              <w:fldChar w:fldCharType="end"/>
            </w:r>
          </w:hyperlink>
        </w:p>
        <w:p w14:paraId="441EC146" w14:textId="64ABC337"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71" w:history="1">
            <w:r w:rsidR="00F3671F" w:rsidRPr="00E66649">
              <w:rPr>
                <w:rStyle w:val="Hipervnculo"/>
                <w:noProof/>
                <w:lang w:val="es-ES"/>
              </w:rPr>
              <w:t>3.2.14</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Variables</w:t>
            </w:r>
            <w:r w:rsidR="00F3671F">
              <w:rPr>
                <w:noProof/>
                <w:webHidden/>
              </w:rPr>
              <w:tab/>
            </w:r>
            <w:r w:rsidR="00F3671F">
              <w:rPr>
                <w:noProof/>
                <w:webHidden/>
              </w:rPr>
              <w:fldChar w:fldCharType="begin"/>
            </w:r>
            <w:r w:rsidR="00F3671F">
              <w:rPr>
                <w:noProof/>
                <w:webHidden/>
              </w:rPr>
              <w:instrText xml:space="preserve"> PAGEREF _Toc171272971 \h </w:instrText>
            </w:r>
            <w:r w:rsidR="00F3671F">
              <w:rPr>
                <w:noProof/>
                <w:webHidden/>
              </w:rPr>
            </w:r>
            <w:r w:rsidR="00F3671F">
              <w:rPr>
                <w:noProof/>
                <w:webHidden/>
              </w:rPr>
              <w:fldChar w:fldCharType="separate"/>
            </w:r>
            <w:r w:rsidR="00566B71">
              <w:rPr>
                <w:noProof/>
                <w:webHidden/>
              </w:rPr>
              <w:t>30</w:t>
            </w:r>
            <w:r w:rsidR="00F3671F">
              <w:rPr>
                <w:noProof/>
                <w:webHidden/>
              </w:rPr>
              <w:fldChar w:fldCharType="end"/>
            </w:r>
          </w:hyperlink>
        </w:p>
        <w:p w14:paraId="6AE96BE0" w14:textId="4A4829AF"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72" w:history="1">
            <w:r w:rsidR="00F3671F" w:rsidRPr="00E66649">
              <w:rPr>
                <w:rStyle w:val="Hipervnculo"/>
                <w:noProof/>
                <w:lang w:val="es-ES"/>
              </w:rPr>
              <w:t>3.2.15</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Vectors</w:t>
            </w:r>
            <w:r w:rsidR="00F3671F">
              <w:rPr>
                <w:noProof/>
                <w:webHidden/>
              </w:rPr>
              <w:tab/>
            </w:r>
            <w:r w:rsidR="00F3671F">
              <w:rPr>
                <w:noProof/>
                <w:webHidden/>
              </w:rPr>
              <w:fldChar w:fldCharType="begin"/>
            </w:r>
            <w:r w:rsidR="00F3671F">
              <w:rPr>
                <w:noProof/>
                <w:webHidden/>
              </w:rPr>
              <w:instrText xml:space="preserve"> PAGEREF _Toc171272972 \h </w:instrText>
            </w:r>
            <w:r w:rsidR="00F3671F">
              <w:rPr>
                <w:noProof/>
                <w:webHidden/>
              </w:rPr>
            </w:r>
            <w:r w:rsidR="00F3671F">
              <w:rPr>
                <w:noProof/>
                <w:webHidden/>
              </w:rPr>
              <w:fldChar w:fldCharType="separate"/>
            </w:r>
            <w:r w:rsidR="00566B71">
              <w:rPr>
                <w:noProof/>
                <w:webHidden/>
              </w:rPr>
              <w:t>31</w:t>
            </w:r>
            <w:r w:rsidR="00F3671F">
              <w:rPr>
                <w:noProof/>
                <w:webHidden/>
              </w:rPr>
              <w:fldChar w:fldCharType="end"/>
            </w:r>
          </w:hyperlink>
        </w:p>
        <w:p w14:paraId="17DC5B3A" w14:textId="3DE05677"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73" w:history="1">
            <w:r w:rsidR="00F3671F" w:rsidRPr="00E66649">
              <w:rPr>
                <w:rStyle w:val="Hipervnculo"/>
                <w:noProof/>
                <w:lang w:val="es-ES"/>
              </w:rPr>
              <w:t>3.2.16</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Parameters</w:t>
            </w:r>
            <w:r w:rsidR="00F3671F">
              <w:rPr>
                <w:noProof/>
                <w:webHidden/>
              </w:rPr>
              <w:tab/>
            </w:r>
            <w:r w:rsidR="00F3671F">
              <w:rPr>
                <w:noProof/>
                <w:webHidden/>
              </w:rPr>
              <w:fldChar w:fldCharType="begin"/>
            </w:r>
            <w:r w:rsidR="00F3671F">
              <w:rPr>
                <w:noProof/>
                <w:webHidden/>
              </w:rPr>
              <w:instrText xml:space="preserve"> PAGEREF _Toc171272973 \h </w:instrText>
            </w:r>
            <w:r w:rsidR="00F3671F">
              <w:rPr>
                <w:noProof/>
                <w:webHidden/>
              </w:rPr>
            </w:r>
            <w:r w:rsidR="00F3671F">
              <w:rPr>
                <w:noProof/>
                <w:webHidden/>
              </w:rPr>
              <w:fldChar w:fldCharType="separate"/>
            </w:r>
            <w:r w:rsidR="00566B71">
              <w:rPr>
                <w:noProof/>
                <w:webHidden/>
              </w:rPr>
              <w:t>31</w:t>
            </w:r>
            <w:r w:rsidR="00F3671F">
              <w:rPr>
                <w:noProof/>
                <w:webHidden/>
              </w:rPr>
              <w:fldChar w:fldCharType="end"/>
            </w:r>
          </w:hyperlink>
        </w:p>
        <w:p w14:paraId="7BA47471" w14:textId="6F39B375"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2974" w:history="1">
            <w:r w:rsidR="00F3671F" w:rsidRPr="00E66649">
              <w:rPr>
                <w:rStyle w:val="Hipervnculo"/>
                <w:noProof/>
                <w:lang w:val="es-ES"/>
              </w:rPr>
              <w:t>3.3</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
              </w:rPr>
              <w:t>Generación de informes</w:t>
            </w:r>
            <w:r w:rsidR="00F3671F">
              <w:rPr>
                <w:noProof/>
                <w:webHidden/>
              </w:rPr>
              <w:tab/>
            </w:r>
            <w:r w:rsidR="00F3671F">
              <w:rPr>
                <w:noProof/>
                <w:webHidden/>
              </w:rPr>
              <w:fldChar w:fldCharType="begin"/>
            </w:r>
            <w:r w:rsidR="00F3671F">
              <w:rPr>
                <w:noProof/>
                <w:webHidden/>
              </w:rPr>
              <w:instrText xml:space="preserve"> PAGEREF _Toc171272974 \h </w:instrText>
            </w:r>
            <w:r w:rsidR="00F3671F">
              <w:rPr>
                <w:noProof/>
                <w:webHidden/>
              </w:rPr>
            </w:r>
            <w:r w:rsidR="00F3671F">
              <w:rPr>
                <w:noProof/>
                <w:webHidden/>
              </w:rPr>
              <w:fldChar w:fldCharType="separate"/>
            </w:r>
            <w:r w:rsidR="00566B71">
              <w:rPr>
                <w:noProof/>
                <w:webHidden/>
              </w:rPr>
              <w:t>33</w:t>
            </w:r>
            <w:r w:rsidR="00F3671F">
              <w:rPr>
                <w:noProof/>
                <w:webHidden/>
              </w:rPr>
              <w:fldChar w:fldCharType="end"/>
            </w:r>
          </w:hyperlink>
        </w:p>
        <w:p w14:paraId="6F1411FA" w14:textId="0C7FE298" w:rsidR="00F3671F"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272975" w:history="1">
            <w:r w:rsidR="00F3671F" w:rsidRPr="00E66649">
              <w:rPr>
                <w:rStyle w:val="Hipervnculo"/>
                <w:noProof/>
                <w:lang w:val="es-ES_tradnl"/>
              </w:rPr>
              <w:t>4</w:t>
            </w:r>
            <w:r w:rsidR="00F3671F">
              <w:rPr>
                <w:rFonts w:cstheme="minorBidi"/>
                <w:b w:val="0"/>
                <w:bCs w:val="0"/>
                <w:caps w:val="0"/>
                <w:noProof/>
                <w:kern w:val="2"/>
                <w:sz w:val="24"/>
                <w:szCs w:val="24"/>
                <w:lang w:val="es-ES" w:eastAsia="es-ES"/>
                <w14:ligatures w14:val="standardContextual"/>
              </w:rPr>
              <w:tab/>
            </w:r>
            <w:r w:rsidR="00F3671F" w:rsidRPr="00E66649">
              <w:rPr>
                <w:rStyle w:val="Hipervnculo"/>
                <w:noProof/>
                <w:lang w:val="es-ES_tradnl"/>
              </w:rPr>
              <w:t>Metodología</w:t>
            </w:r>
            <w:r w:rsidR="00F3671F">
              <w:rPr>
                <w:noProof/>
                <w:webHidden/>
              </w:rPr>
              <w:tab/>
            </w:r>
            <w:r w:rsidR="00F3671F">
              <w:rPr>
                <w:noProof/>
                <w:webHidden/>
              </w:rPr>
              <w:fldChar w:fldCharType="begin"/>
            </w:r>
            <w:r w:rsidR="00F3671F">
              <w:rPr>
                <w:noProof/>
                <w:webHidden/>
              </w:rPr>
              <w:instrText xml:space="preserve"> PAGEREF _Toc171272975 \h </w:instrText>
            </w:r>
            <w:r w:rsidR="00F3671F">
              <w:rPr>
                <w:noProof/>
                <w:webHidden/>
              </w:rPr>
            </w:r>
            <w:r w:rsidR="00F3671F">
              <w:rPr>
                <w:noProof/>
                <w:webHidden/>
              </w:rPr>
              <w:fldChar w:fldCharType="separate"/>
            </w:r>
            <w:r w:rsidR="00566B71">
              <w:rPr>
                <w:noProof/>
                <w:webHidden/>
              </w:rPr>
              <w:t>34</w:t>
            </w:r>
            <w:r w:rsidR="00F3671F">
              <w:rPr>
                <w:noProof/>
                <w:webHidden/>
              </w:rPr>
              <w:fldChar w:fldCharType="end"/>
            </w:r>
          </w:hyperlink>
        </w:p>
        <w:p w14:paraId="700298A2" w14:textId="77656AFB"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2976" w:history="1">
            <w:r w:rsidR="00F3671F" w:rsidRPr="00E66649">
              <w:rPr>
                <w:rStyle w:val="Hipervnculo"/>
                <w:noProof/>
                <w:lang w:val="es-ES"/>
              </w:rPr>
              <w:t>4.1</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
              </w:rPr>
              <w:t>Conjunto de Datos</w:t>
            </w:r>
            <w:r w:rsidR="00F3671F">
              <w:rPr>
                <w:noProof/>
                <w:webHidden/>
              </w:rPr>
              <w:tab/>
            </w:r>
            <w:r w:rsidR="00F3671F">
              <w:rPr>
                <w:noProof/>
                <w:webHidden/>
              </w:rPr>
              <w:fldChar w:fldCharType="begin"/>
            </w:r>
            <w:r w:rsidR="00F3671F">
              <w:rPr>
                <w:noProof/>
                <w:webHidden/>
              </w:rPr>
              <w:instrText xml:space="preserve"> PAGEREF _Toc171272976 \h </w:instrText>
            </w:r>
            <w:r w:rsidR="00F3671F">
              <w:rPr>
                <w:noProof/>
                <w:webHidden/>
              </w:rPr>
            </w:r>
            <w:r w:rsidR="00F3671F">
              <w:rPr>
                <w:noProof/>
                <w:webHidden/>
              </w:rPr>
              <w:fldChar w:fldCharType="separate"/>
            </w:r>
            <w:r w:rsidR="00566B71">
              <w:rPr>
                <w:noProof/>
                <w:webHidden/>
              </w:rPr>
              <w:t>34</w:t>
            </w:r>
            <w:r w:rsidR="00F3671F">
              <w:rPr>
                <w:noProof/>
                <w:webHidden/>
              </w:rPr>
              <w:fldChar w:fldCharType="end"/>
            </w:r>
          </w:hyperlink>
        </w:p>
        <w:p w14:paraId="2EA65F96" w14:textId="02C379CB"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2977" w:history="1">
            <w:r w:rsidR="00F3671F" w:rsidRPr="00E66649">
              <w:rPr>
                <w:rStyle w:val="Hipervnculo"/>
                <w:noProof/>
                <w:lang w:val="es-ES_tradnl"/>
              </w:rPr>
              <w:t>4.2</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Análisis de anomalías</w:t>
            </w:r>
            <w:r w:rsidR="00F3671F">
              <w:rPr>
                <w:noProof/>
                <w:webHidden/>
              </w:rPr>
              <w:tab/>
            </w:r>
            <w:r w:rsidR="00F3671F">
              <w:rPr>
                <w:noProof/>
                <w:webHidden/>
              </w:rPr>
              <w:fldChar w:fldCharType="begin"/>
            </w:r>
            <w:r w:rsidR="00F3671F">
              <w:rPr>
                <w:noProof/>
                <w:webHidden/>
              </w:rPr>
              <w:instrText xml:space="preserve"> PAGEREF _Toc171272977 \h </w:instrText>
            </w:r>
            <w:r w:rsidR="00F3671F">
              <w:rPr>
                <w:noProof/>
                <w:webHidden/>
              </w:rPr>
            </w:r>
            <w:r w:rsidR="00F3671F">
              <w:rPr>
                <w:noProof/>
                <w:webHidden/>
              </w:rPr>
              <w:fldChar w:fldCharType="separate"/>
            </w:r>
            <w:r w:rsidR="00566B71">
              <w:rPr>
                <w:noProof/>
                <w:webHidden/>
              </w:rPr>
              <w:t>35</w:t>
            </w:r>
            <w:r w:rsidR="00F3671F">
              <w:rPr>
                <w:noProof/>
                <w:webHidden/>
              </w:rPr>
              <w:fldChar w:fldCharType="end"/>
            </w:r>
          </w:hyperlink>
        </w:p>
        <w:p w14:paraId="3FADC426" w14:textId="29EFD343"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2978" w:history="1">
            <w:r w:rsidR="00F3671F" w:rsidRPr="00E66649">
              <w:rPr>
                <w:rStyle w:val="Hipervnculo"/>
                <w:noProof/>
                <w:lang w:val="es-ES_tradnl"/>
              </w:rPr>
              <w:t>4.3</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Análisis de frecuencia</w:t>
            </w:r>
            <w:r w:rsidR="00F3671F">
              <w:rPr>
                <w:noProof/>
                <w:webHidden/>
              </w:rPr>
              <w:tab/>
            </w:r>
            <w:r w:rsidR="00F3671F">
              <w:rPr>
                <w:noProof/>
                <w:webHidden/>
              </w:rPr>
              <w:fldChar w:fldCharType="begin"/>
            </w:r>
            <w:r w:rsidR="00F3671F">
              <w:rPr>
                <w:noProof/>
                <w:webHidden/>
              </w:rPr>
              <w:instrText xml:space="preserve"> PAGEREF _Toc171272978 \h </w:instrText>
            </w:r>
            <w:r w:rsidR="00F3671F">
              <w:rPr>
                <w:noProof/>
                <w:webHidden/>
              </w:rPr>
            </w:r>
            <w:r w:rsidR="00F3671F">
              <w:rPr>
                <w:noProof/>
                <w:webHidden/>
              </w:rPr>
              <w:fldChar w:fldCharType="separate"/>
            </w:r>
            <w:r w:rsidR="00566B71">
              <w:rPr>
                <w:noProof/>
                <w:webHidden/>
              </w:rPr>
              <w:t>36</w:t>
            </w:r>
            <w:r w:rsidR="00F3671F">
              <w:rPr>
                <w:noProof/>
                <w:webHidden/>
              </w:rPr>
              <w:fldChar w:fldCharType="end"/>
            </w:r>
          </w:hyperlink>
        </w:p>
        <w:p w14:paraId="084ACAA9" w14:textId="12CB5450"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2979" w:history="1">
            <w:r w:rsidR="00F3671F" w:rsidRPr="00E66649">
              <w:rPr>
                <w:rStyle w:val="Hipervnculo"/>
                <w:noProof/>
                <w:lang w:val="es-ES_tradnl"/>
              </w:rPr>
              <w:t>4.4</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Correlación con el nivel de experiencia</w:t>
            </w:r>
            <w:r w:rsidR="00F3671F">
              <w:rPr>
                <w:noProof/>
                <w:webHidden/>
              </w:rPr>
              <w:tab/>
            </w:r>
            <w:r w:rsidR="00F3671F">
              <w:rPr>
                <w:noProof/>
                <w:webHidden/>
              </w:rPr>
              <w:fldChar w:fldCharType="begin"/>
            </w:r>
            <w:r w:rsidR="00F3671F">
              <w:rPr>
                <w:noProof/>
                <w:webHidden/>
              </w:rPr>
              <w:instrText xml:space="preserve"> PAGEREF _Toc171272979 \h </w:instrText>
            </w:r>
            <w:r w:rsidR="00F3671F">
              <w:rPr>
                <w:noProof/>
                <w:webHidden/>
              </w:rPr>
            </w:r>
            <w:r w:rsidR="00F3671F">
              <w:rPr>
                <w:noProof/>
                <w:webHidden/>
              </w:rPr>
              <w:fldChar w:fldCharType="separate"/>
            </w:r>
            <w:r w:rsidR="00566B71">
              <w:rPr>
                <w:noProof/>
                <w:webHidden/>
              </w:rPr>
              <w:t>37</w:t>
            </w:r>
            <w:r w:rsidR="00F3671F">
              <w:rPr>
                <w:noProof/>
                <w:webHidden/>
              </w:rPr>
              <w:fldChar w:fldCharType="end"/>
            </w:r>
          </w:hyperlink>
        </w:p>
        <w:p w14:paraId="384D7B9A" w14:textId="4571FA00"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2980" w:history="1">
            <w:r w:rsidR="00F3671F" w:rsidRPr="00E66649">
              <w:rPr>
                <w:rStyle w:val="Hipervnculo"/>
                <w:noProof/>
                <w:lang w:val="es-ES_tradnl"/>
              </w:rPr>
              <w:t>4.5</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Entorno de ejecución</w:t>
            </w:r>
            <w:r w:rsidR="00F3671F">
              <w:rPr>
                <w:noProof/>
                <w:webHidden/>
              </w:rPr>
              <w:tab/>
            </w:r>
            <w:r w:rsidR="00F3671F">
              <w:rPr>
                <w:noProof/>
                <w:webHidden/>
              </w:rPr>
              <w:fldChar w:fldCharType="begin"/>
            </w:r>
            <w:r w:rsidR="00F3671F">
              <w:rPr>
                <w:noProof/>
                <w:webHidden/>
              </w:rPr>
              <w:instrText xml:space="preserve"> PAGEREF _Toc171272980 \h </w:instrText>
            </w:r>
            <w:r w:rsidR="00F3671F">
              <w:rPr>
                <w:noProof/>
                <w:webHidden/>
              </w:rPr>
            </w:r>
            <w:r w:rsidR="00F3671F">
              <w:rPr>
                <w:noProof/>
                <w:webHidden/>
              </w:rPr>
              <w:fldChar w:fldCharType="separate"/>
            </w:r>
            <w:r w:rsidR="00566B71">
              <w:rPr>
                <w:noProof/>
                <w:webHidden/>
              </w:rPr>
              <w:t>37</w:t>
            </w:r>
            <w:r w:rsidR="00F3671F">
              <w:rPr>
                <w:noProof/>
                <w:webHidden/>
              </w:rPr>
              <w:fldChar w:fldCharType="end"/>
            </w:r>
          </w:hyperlink>
        </w:p>
        <w:p w14:paraId="0F8BA45B" w14:textId="4984BDCE" w:rsidR="00F3671F"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272981" w:history="1">
            <w:r w:rsidR="00F3671F" w:rsidRPr="00E66649">
              <w:rPr>
                <w:rStyle w:val="Hipervnculo"/>
                <w:noProof/>
                <w:lang w:val="es-ES_tradnl"/>
              </w:rPr>
              <w:t>5</w:t>
            </w:r>
            <w:r w:rsidR="00F3671F">
              <w:rPr>
                <w:rFonts w:cstheme="minorBidi"/>
                <w:b w:val="0"/>
                <w:bCs w:val="0"/>
                <w:caps w:val="0"/>
                <w:noProof/>
                <w:kern w:val="2"/>
                <w:sz w:val="24"/>
                <w:szCs w:val="24"/>
                <w:lang w:val="es-ES" w:eastAsia="es-ES"/>
                <w14:ligatures w14:val="standardContextual"/>
              </w:rPr>
              <w:tab/>
            </w:r>
            <w:r w:rsidR="00F3671F" w:rsidRPr="00E66649">
              <w:rPr>
                <w:rStyle w:val="Hipervnculo"/>
                <w:noProof/>
                <w:lang w:val="es-ES_tradnl"/>
              </w:rPr>
              <w:t>Evaluación</w:t>
            </w:r>
            <w:r w:rsidR="00F3671F">
              <w:rPr>
                <w:noProof/>
                <w:webHidden/>
              </w:rPr>
              <w:tab/>
            </w:r>
            <w:r w:rsidR="00F3671F">
              <w:rPr>
                <w:noProof/>
                <w:webHidden/>
              </w:rPr>
              <w:fldChar w:fldCharType="begin"/>
            </w:r>
            <w:r w:rsidR="00F3671F">
              <w:rPr>
                <w:noProof/>
                <w:webHidden/>
              </w:rPr>
              <w:instrText xml:space="preserve"> PAGEREF _Toc171272981 \h </w:instrText>
            </w:r>
            <w:r w:rsidR="00F3671F">
              <w:rPr>
                <w:noProof/>
                <w:webHidden/>
              </w:rPr>
            </w:r>
            <w:r w:rsidR="00F3671F">
              <w:rPr>
                <w:noProof/>
                <w:webHidden/>
              </w:rPr>
              <w:fldChar w:fldCharType="separate"/>
            </w:r>
            <w:r w:rsidR="00566B71">
              <w:rPr>
                <w:noProof/>
                <w:webHidden/>
              </w:rPr>
              <w:t>38</w:t>
            </w:r>
            <w:r w:rsidR="00F3671F">
              <w:rPr>
                <w:noProof/>
                <w:webHidden/>
              </w:rPr>
              <w:fldChar w:fldCharType="end"/>
            </w:r>
          </w:hyperlink>
        </w:p>
        <w:p w14:paraId="7B2CEFA0" w14:textId="57DD9B5A"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2982" w:history="1">
            <w:r w:rsidR="00F3671F" w:rsidRPr="00E66649">
              <w:rPr>
                <w:rStyle w:val="Hipervnculo"/>
                <w:noProof/>
                <w:lang w:val="es-ES_tradnl"/>
              </w:rPr>
              <w:t>5.1</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Programs</w:t>
            </w:r>
            <w:r w:rsidR="00F3671F">
              <w:rPr>
                <w:noProof/>
                <w:webHidden/>
              </w:rPr>
              <w:tab/>
            </w:r>
            <w:r w:rsidR="00F3671F">
              <w:rPr>
                <w:noProof/>
                <w:webHidden/>
              </w:rPr>
              <w:fldChar w:fldCharType="begin"/>
            </w:r>
            <w:r w:rsidR="00F3671F">
              <w:rPr>
                <w:noProof/>
                <w:webHidden/>
              </w:rPr>
              <w:instrText xml:space="preserve"> PAGEREF _Toc171272982 \h </w:instrText>
            </w:r>
            <w:r w:rsidR="00F3671F">
              <w:rPr>
                <w:noProof/>
                <w:webHidden/>
              </w:rPr>
            </w:r>
            <w:r w:rsidR="00F3671F">
              <w:rPr>
                <w:noProof/>
                <w:webHidden/>
              </w:rPr>
              <w:fldChar w:fldCharType="separate"/>
            </w:r>
            <w:r w:rsidR="00566B71">
              <w:rPr>
                <w:noProof/>
                <w:webHidden/>
              </w:rPr>
              <w:t>38</w:t>
            </w:r>
            <w:r w:rsidR="00F3671F">
              <w:rPr>
                <w:noProof/>
                <w:webHidden/>
              </w:rPr>
              <w:fldChar w:fldCharType="end"/>
            </w:r>
          </w:hyperlink>
        </w:p>
        <w:p w14:paraId="05F1D2A7" w14:textId="03F12FE8"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83" w:history="1">
            <w:r w:rsidR="00F3671F" w:rsidRPr="00E66649">
              <w:rPr>
                <w:rStyle w:val="Hipervnculo"/>
                <w:noProof/>
                <w:lang w:val="es-ES_tradnl"/>
              </w:rPr>
              <w:t>5.1.1</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Número de módulos (number of modules)</w:t>
            </w:r>
            <w:r w:rsidR="00F3671F">
              <w:rPr>
                <w:noProof/>
                <w:webHidden/>
              </w:rPr>
              <w:tab/>
            </w:r>
            <w:r w:rsidR="00F3671F">
              <w:rPr>
                <w:noProof/>
                <w:webHidden/>
              </w:rPr>
              <w:fldChar w:fldCharType="begin"/>
            </w:r>
            <w:r w:rsidR="00F3671F">
              <w:rPr>
                <w:noProof/>
                <w:webHidden/>
              </w:rPr>
              <w:instrText xml:space="preserve"> PAGEREF _Toc171272983 \h </w:instrText>
            </w:r>
            <w:r w:rsidR="00F3671F">
              <w:rPr>
                <w:noProof/>
                <w:webHidden/>
              </w:rPr>
            </w:r>
            <w:r w:rsidR="00F3671F">
              <w:rPr>
                <w:noProof/>
                <w:webHidden/>
              </w:rPr>
              <w:fldChar w:fldCharType="separate"/>
            </w:r>
            <w:r w:rsidR="00566B71">
              <w:rPr>
                <w:noProof/>
                <w:webHidden/>
              </w:rPr>
              <w:t>39</w:t>
            </w:r>
            <w:r w:rsidR="00F3671F">
              <w:rPr>
                <w:noProof/>
                <w:webHidden/>
              </w:rPr>
              <w:fldChar w:fldCharType="end"/>
            </w:r>
          </w:hyperlink>
        </w:p>
        <w:p w14:paraId="292AF828" w14:textId="14796C57"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84" w:history="1">
            <w:r w:rsidR="00F3671F" w:rsidRPr="00E66649">
              <w:rPr>
                <w:rStyle w:val="Hipervnculo"/>
                <w:noProof/>
                <w:lang w:val="es-ES_tradnl"/>
              </w:rPr>
              <w:t>5.1.2</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Número de paquetes (number of packages)</w:t>
            </w:r>
            <w:r w:rsidR="00F3671F">
              <w:rPr>
                <w:noProof/>
                <w:webHidden/>
              </w:rPr>
              <w:tab/>
            </w:r>
            <w:r w:rsidR="00F3671F">
              <w:rPr>
                <w:noProof/>
                <w:webHidden/>
              </w:rPr>
              <w:fldChar w:fldCharType="begin"/>
            </w:r>
            <w:r w:rsidR="00F3671F">
              <w:rPr>
                <w:noProof/>
                <w:webHidden/>
              </w:rPr>
              <w:instrText xml:space="preserve"> PAGEREF _Toc171272984 \h </w:instrText>
            </w:r>
            <w:r w:rsidR="00F3671F">
              <w:rPr>
                <w:noProof/>
                <w:webHidden/>
              </w:rPr>
            </w:r>
            <w:r w:rsidR="00F3671F">
              <w:rPr>
                <w:noProof/>
                <w:webHidden/>
              </w:rPr>
              <w:fldChar w:fldCharType="separate"/>
            </w:r>
            <w:r w:rsidR="00566B71">
              <w:rPr>
                <w:noProof/>
                <w:webHidden/>
              </w:rPr>
              <w:t>39</w:t>
            </w:r>
            <w:r w:rsidR="00F3671F">
              <w:rPr>
                <w:noProof/>
                <w:webHidden/>
              </w:rPr>
              <w:fldChar w:fldCharType="end"/>
            </w:r>
          </w:hyperlink>
        </w:p>
        <w:p w14:paraId="707EE5CE" w14:textId="546EE72B"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85" w:history="1">
            <w:r w:rsidR="00F3671F" w:rsidRPr="00E66649">
              <w:rPr>
                <w:rStyle w:val="Hipervnculo"/>
                <w:noProof/>
                <w:lang w:val="es-ES_tradnl"/>
              </w:rPr>
              <w:t>5.1.3</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Porcentaje de definiciones de clases (class defs pct)</w:t>
            </w:r>
            <w:r w:rsidR="00F3671F">
              <w:rPr>
                <w:noProof/>
                <w:webHidden/>
              </w:rPr>
              <w:tab/>
            </w:r>
            <w:r w:rsidR="00F3671F">
              <w:rPr>
                <w:noProof/>
                <w:webHidden/>
              </w:rPr>
              <w:fldChar w:fldCharType="begin"/>
            </w:r>
            <w:r w:rsidR="00F3671F">
              <w:rPr>
                <w:noProof/>
                <w:webHidden/>
              </w:rPr>
              <w:instrText xml:space="preserve"> PAGEREF _Toc171272985 \h </w:instrText>
            </w:r>
            <w:r w:rsidR="00F3671F">
              <w:rPr>
                <w:noProof/>
                <w:webHidden/>
              </w:rPr>
            </w:r>
            <w:r w:rsidR="00F3671F">
              <w:rPr>
                <w:noProof/>
                <w:webHidden/>
              </w:rPr>
              <w:fldChar w:fldCharType="separate"/>
            </w:r>
            <w:r w:rsidR="00566B71">
              <w:rPr>
                <w:noProof/>
                <w:webHidden/>
              </w:rPr>
              <w:t>39</w:t>
            </w:r>
            <w:r w:rsidR="00F3671F">
              <w:rPr>
                <w:noProof/>
                <w:webHidden/>
              </w:rPr>
              <w:fldChar w:fldCharType="end"/>
            </w:r>
          </w:hyperlink>
        </w:p>
        <w:p w14:paraId="4F42F06B" w14:textId="452B6EEE"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86" w:history="1">
            <w:r w:rsidR="00F3671F" w:rsidRPr="00E66649">
              <w:rPr>
                <w:rStyle w:val="Hipervnculo"/>
                <w:noProof/>
                <w:lang w:val="es-ES_tradnl"/>
              </w:rPr>
              <w:t>5.1.4</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Porcentaje de definiciones de funciones (function defs pct)</w:t>
            </w:r>
            <w:r w:rsidR="00F3671F">
              <w:rPr>
                <w:noProof/>
                <w:webHidden/>
              </w:rPr>
              <w:tab/>
            </w:r>
            <w:r w:rsidR="00F3671F">
              <w:rPr>
                <w:noProof/>
                <w:webHidden/>
              </w:rPr>
              <w:fldChar w:fldCharType="begin"/>
            </w:r>
            <w:r w:rsidR="00F3671F">
              <w:rPr>
                <w:noProof/>
                <w:webHidden/>
              </w:rPr>
              <w:instrText xml:space="preserve"> PAGEREF _Toc171272986 \h </w:instrText>
            </w:r>
            <w:r w:rsidR="00F3671F">
              <w:rPr>
                <w:noProof/>
                <w:webHidden/>
              </w:rPr>
            </w:r>
            <w:r w:rsidR="00F3671F">
              <w:rPr>
                <w:noProof/>
                <w:webHidden/>
              </w:rPr>
              <w:fldChar w:fldCharType="separate"/>
            </w:r>
            <w:r w:rsidR="00566B71">
              <w:rPr>
                <w:noProof/>
                <w:webHidden/>
              </w:rPr>
              <w:t>39</w:t>
            </w:r>
            <w:r w:rsidR="00F3671F">
              <w:rPr>
                <w:noProof/>
                <w:webHidden/>
              </w:rPr>
              <w:fldChar w:fldCharType="end"/>
            </w:r>
          </w:hyperlink>
        </w:p>
        <w:p w14:paraId="560E17F4" w14:textId="5F8AD401"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87" w:history="1">
            <w:r w:rsidR="00F3671F" w:rsidRPr="00E66649">
              <w:rPr>
                <w:rStyle w:val="Hipervnculo"/>
                <w:noProof/>
                <w:lang w:val="es-ES_tradnl"/>
              </w:rPr>
              <w:t>5.1.5</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Porcentaje de definiciones de enumerados (enum defs pct)</w:t>
            </w:r>
            <w:r w:rsidR="00F3671F">
              <w:rPr>
                <w:noProof/>
                <w:webHidden/>
              </w:rPr>
              <w:tab/>
            </w:r>
            <w:r w:rsidR="00F3671F">
              <w:rPr>
                <w:noProof/>
                <w:webHidden/>
              </w:rPr>
              <w:fldChar w:fldCharType="begin"/>
            </w:r>
            <w:r w:rsidR="00F3671F">
              <w:rPr>
                <w:noProof/>
                <w:webHidden/>
              </w:rPr>
              <w:instrText xml:space="preserve"> PAGEREF _Toc171272987 \h </w:instrText>
            </w:r>
            <w:r w:rsidR="00F3671F">
              <w:rPr>
                <w:noProof/>
                <w:webHidden/>
              </w:rPr>
            </w:r>
            <w:r w:rsidR="00F3671F">
              <w:rPr>
                <w:noProof/>
                <w:webHidden/>
              </w:rPr>
              <w:fldChar w:fldCharType="separate"/>
            </w:r>
            <w:r w:rsidR="00566B71">
              <w:rPr>
                <w:noProof/>
                <w:webHidden/>
              </w:rPr>
              <w:t>39</w:t>
            </w:r>
            <w:r w:rsidR="00F3671F">
              <w:rPr>
                <w:noProof/>
                <w:webHidden/>
              </w:rPr>
              <w:fldChar w:fldCharType="end"/>
            </w:r>
          </w:hyperlink>
        </w:p>
        <w:p w14:paraId="75B9D8BC" w14:textId="08F67FD8"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88" w:history="1">
            <w:r w:rsidR="00F3671F" w:rsidRPr="00E66649">
              <w:rPr>
                <w:rStyle w:val="Hipervnculo"/>
                <w:noProof/>
                <w:lang w:val="es-ES_tradnl"/>
              </w:rPr>
              <w:t>5.1.6</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Análisis multivariante</w:t>
            </w:r>
            <w:r w:rsidR="00F3671F">
              <w:rPr>
                <w:noProof/>
                <w:webHidden/>
              </w:rPr>
              <w:tab/>
            </w:r>
            <w:r w:rsidR="00F3671F">
              <w:rPr>
                <w:noProof/>
                <w:webHidden/>
              </w:rPr>
              <w:fldChar w:fldCharType="begin"/>
            </w:r>
            <w:r w:rsidR="00F3671F">
              <w:rPr>
                <w:noProof/>
                <w:webHidden/>
              </w:rPr>
              <w:instrText xml:space="preserve"> PAGEREF _Toc171272988 \h </w:instrText>
            </w:r>
            <w:r w:rsidR="00F3671F">
              <w:rPr>
                <w:noProof/>
                <w:webHidden/>
              </w:rPr>
            </w:r>
            <w:r w:rsidR="00F3671F">
              <w:rPr>
                <w:noProof/>
                <w:webHidden/>
              </w:rPr>
              <w:fldChar w:fldCharType="separate"/>
            </w:r>
            <w:r w:rsidR="00566B71">
              <w:rPr>
                <w:noProof/>
                <w:webHidden/>
              </w:rPr>
              <w:t>39</w:t>
            </w:r>
            <w:r w:rsidR="00F3671F">
              <w:rPr>
                <w:noProof/>
                <w:webHidden/>
              </w:rPr>
              <w:fldChar w:fldCharType="end"/>
            </w:r>
          </w:hyperlink>
        </w:p>
        <w:p w14:paraId="75BC901E" w14:textId="710DE16A"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89" w:history="1">
            <w:r w:rsidR="00F3671F" w:rsidRPr="00E66649">
              <w:rPr>
                <w:rStyle w:val="Hipervnculo"/>
                <w:noProof/>
                <w:lang w:val="es-ES_tradnl"/>
              </w:rPr>
              <w:t>5.1.7</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Otros</w:t>
            </w:r>
            <w:r w:rsidR="00F3671F">
              <w:rPr>
                <w:noProof/>
                <w:webHidden/>
              </w:rPr>
              <w:tab/>
            </w:r>
            <w:r w:rsidR="00F3671F">
              <w:rPr>
                <w:noProof/>
                <w:webHidden/>
              </w:rPr>
              <w:fldChar w:fldCharType="begin"/>
            </w:r>
            <w:r w:rsidR="00F3671F">
              <w:rPr>
                <w:noProof/>
                <w:webHidden/>
              </w:rPr>
              <w:instrText xml:space="preserve"> PAGEREF _Toc171272989 \h </w:instrText>
            </w:r>
            <w:r w:rsidR="00F3671F">
              <w:rPr>
                <w:noProof/>
                <w:webHidden/>
              </w:rPr>
            </w:r>
            <w:r w:rsidR="00F3671F">
              <w:rPr>
                <w:noProof/>
                <w:webHidden/>
              </w:rPr>
              <w:fldChar w:fldCharType="separate"/>
            </w:r>
            <w:r w:rsidR="00566B71">
              <w:rPr>
                <w:noProof/>
                <w:webHidden/>
              </w:rPr>
              <w:t>39</w:t>
            </w:r>
            <w:r w:rsidR="00F3671F">
              <w:rPr>
                <w:noProof/>
                <w:webHidden/>
              </w:rPr>
              <w:fldChar w:fldCharType="end"/>
            </w:r>
          </w:hyperlink>
        </w:p>
        <w:p w14:paraId="5DF1B76C" w14:textId="781FD355"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2990" w:history="1">
            <w:r w:rsidR="00F3671F" w:rsidRPr="00E66649">
              <w:rPr>
                <w:rStyle w:val="Hipervnculo"/>
                <w:noProof/>
                <w:lang w:val="es-ES_tradnl"/>
              </w:rPr>
              <w:t>5.2</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Modules</w:t>
            </w:r>
            <w:r w:rsidR="00F3671F">
              <w:rPr>
                <w:noProof/>
                <w:webHidden/>
              </w:rPr>
              <w:tab/>
            </w:r>
            <w:r w:rsidR="00F3671F">
              <w:rPr>
                <w:noProof/>
                <w:webHidden/>
              </w:rPr>
              <w:fldChar w:fldCharType="begin"/>
            </w:r>
            <w:r w:rsidR="00F3671F">
              <w:rPr>
                <w:noProof/>
                <w:webHidden/>
              </w:rPr>
              <w:instrText xml:space="preserve"> PAGEREF _Toc171272990 \h </w:instrText>
            </w:r>
            <w:r w:rsidR="00F3671F">
              <w:rPr>
                <w:noProof/>
                <w:webHidden/>
              </w:rPr>
            </w:r>
            <w:r w:rsidR="00F3671F">
              <w:rPr>
                <w:noProof/>
                <w:webHidden/>
              </w:rPr>
              <w:fldChar w:fldCharType="separate"/>
            </w:r>
            <w:r w:rsidR="00566B71">
              <w:rPr>
                <w:noProof/>
                <w:webHidden/>
              </w:rPr>
              <w:t>39</w:t>
            </w:r>
            <w:r w:rsidR="00F3671F">
              <w:rPr>
                <w:noProof/>
                <w:webHidden/>
              </w:rPr>
              <w:fldChar w:fldCharType="end"/>
            </w:r>
          </w:hyperlink>
        </w:p>
        <w:p w14:paraId="1D169310" w14:textId="40519ABE"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91" w:history="1">
            <w:r w:rsidR="00F3671F" w:rsidRPr="00E66649">
              <w:rPr>
                <w:rStyle w:val="Hipervnculo"/>
                <w:noProof/>
                <w:lang w:val="es-ES_tradnl"/>
              </w:rPr>
              <w:t>5.2.1</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Número de clases (number of classes)</w:t>
            </w:r>
            <w:r w:rsidR="00F3671F">
              <w:rPr>
                <w:noProof/>
                <w:webHidden/>
              </w:rPr>
              <w:tab/>
            </w:r>
            <w:r w:rsidR="00F3671F">
              <w:rPr>
                <w:noProof/>
                <w:webHidden/>
              </w:rPr>
              <w:fldChar w:fldCharType="begin"/>
            </w:r>
            <w:r w:rsidR="00F3671F">
              <w:rPr>
                <w:noProof/>
                <w:webHidden/>
              </w:rPr>
              <w:instrText xml:space="preserve"> PAGEREF _Toc171272991 \h </w:instrText>
            </w:r>
            <w:r w:rsidR="00F3671F">
              <w:rPr>
                <w:noProof/>
                <w:webHidden/>
              </w:rPr>
            </w:r>
            <w:r w:rsidR="00F3671F">
              <w:rPr>
                <w:noProof/>
                <w:webHidden/>
              </w:rPr>
              <w:fldChar w:fldCharType="separate"/>
            </w:r>
            <w:r w:rsidR="00566B71">
              <w:rPr>
                <w:noProof/>
                <w:webHidden/>
              </w:rPr>
              <w:t>40</w:t>
            </w:r>
            <w:r w:rsidR="00F3671F">
              <w:rPr>
                <w:noProof/>
                <w:webHidden/>
              </w:rPr>
              <w:fldChar w:fldCharType="end"/>
            </w:r>
          </w:hyperlink>
        </w:p>
        <w:p w14:paraId="061484B6" w14:textId="2E8E2122"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92" w:history="1">
            <w:r w:rsidR="00F3671F" w:rsidRPr="00E66649">
              <w:rPr>
                <w:rStyle w:val="Hipervnculo"/>
                <w:noProof/>
                <w:lang w:val="es-ES_tradnl"/>
              </w:rPr>
              <w:t>5.2.2</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Número de funciones (number of functions)</w:t>
            </w:r>
            <w:r w:rsidR="00F3671F">
              <w:rPr>
                <w:noProof/>
                <w:webHidden/>
              </w:rPr>
              <w:tab/>
            </w:r>
            <w:r w:rsidR="00F3671F">
              <w:rPr>
                <w:noProof/>
                <w:webHidden/>
              </w:rPr>
              <w:fldChar w:fldCharType="begin"/>
            </w:r>
            <w:r w:rsidR="00F3671F">
              <w:rPr>
                <w:noProof/>
                <w:webHidden/>
              </w:rPr>
              <w:instrText xml:space="preserve"> PAGEREF _Toc171272992 \h </w:instrText>
            </w:r>
            <w:r w:rsidR="00F3671F">
              <w:rPr>
                <w:noProof/>
                <w:webHidden/>
              </w:rPr>
            </w:r>
            <w:r w:rsidR="00F3671F">
              <w:rPr>
                <w:noProof/>
                <w:webHidden/>
              </w:rPr>
              <w:fldChar w:fldCharType="separate"/>
            </w:r>
            <w:r w:rsidR="00566B71">
              <w:rPr>
                <w:noProof/>
                <w:webHidden/>
              </w:rPr>
              <w:t>40</w:t>
            </w:r>
            <w:r w:rsidR="00F3671F">
              <w:rPr>
                <w:noProof/>
                <w:webHidden/>
              </w:rPr>
              <w:fldChar w:fldCharType="end"/>
            </w:r>
          </w:hyperlink>
        </w:p>
        <w:p w14:paraId="5C3400EC" w14:textId="21BC7FC3"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93" w:history="1">
            <w:r w:rsidR="00F3671F" w:rsidRPr="00E66649">
              <w:rPr>
                <w:rStyle w:val="Hipervnculo"/>
                <w:noProof/>
                <w:lang w:val="es-ES_tradnl"/>
              </w:rPr>
              <w:t>5.2.3</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Convenio de nombrado (name convention)</w:t>
            </w:r>
            <w:r w:rsidR="00F3671F">
              <w:rPr>
                <w:noProof/>
                <w:webHidden/>
              </w:rPr>
              <w:tab/>
            </w:r>
            <w:r w:rsidR="00F3671F">
              <w:rPr>
                <w:noProof/>
                <w:webHidden/>
              </w:rPr>
              <w:fldChar w:fldCharType="begin"/>
            </w:r>
            <w:r w:rsidR="00F3671F">
              <w:rPr>
                <w:noProof/>
                <w:webHidden/>
              </w:rPr>
              <w:instrText xml:space="preserve"> PAGEREF _Toc171272993 \h </w:instrText>
            </w:r>
            <w:r w:rsidR="00F3671F">
              <w:rPr>
                <w:noProof/>
                <w:webHidden/>
              </w:rPr>
            </w:r>
            <w:r w:rsidR="00F3671F">
              <w:rPr>
                <w:noProof/>
                <w:webHidden/>
              </w:rPr>
              <w:fldChar w:fldCharType="separate"/>
            </w:r>
            <w:r w:rsidR="00566B71">
              <w:rPr>
                <w:noProof/>
                <w:webHidden/>
              </w:rPr>
              <w:t>40</w:t>
            </w:r>
            <w:r w:rsidR="00F3671F">
              <w:rPr>
                <w:noProof/>
                <w:webHidden/>
              </w:rPr>
              <w:fldChar w:fldCharType="end"/>
            </w:r>
          </w:hyperlink>
        </w:p>
        <w:p w14:paraId="52145086" w14:textId="04F0985A"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94" w:history="1">
            <w:r w:rsidR="00F3671F" w:rsidRPr="00E66649">
              <w:rPr>
                <w:rStyle w:val="Hipervnculo"/>
                <w:noProof/>
                <w:lang w:val="es-ES_tradnl"/>
              </w:rPr>
              <w:t>5.2.4</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Porcentaje de anotaciones de tipo (type annotations pct)</w:t>
            </w:r>
            <w:r w:rsidR="00F3671F">
              <w:rPr>
                <w:noProof/>
                <w:webHidden/>
              </w:rPr>
              <w:tab/>
            </w:r>
            <w:r w:rsidR="00F3671F">
              <w:rPr>
                <w:noProof/>
                <w:webHidden/>
              </w:rPr>
              <w:fldChar w:fldCharType="begin"/>
            </w:r>
            <w:r w:rsidR="00F3671F">
              <w:rPr>
                <w:noProof/>
                <w:webHidden/>
              </w:rPr>
              <w:instrText xml:space="preserve"> PAGEREF _Toc171272994 \h </w:instrText>
            </w:r>
            <w:r w:rsidR="00F3671F">
              <w:rPr>
                <w:noProof/>
                <w:webHidden/>
              </w:rPr>
            </w:r>
            <w:r w:rsidR="00F3671F">
              <w:rPr>
                <w:noProof/>
                <w:webHidden/>
              </w:rPr>
              <w:fldChar w:fldCharType="separate"/>
            </w:r>
            <w:r w:rsidR="00566B71">
              <w:rPr>
                <w:noProof/>
                <w:webHidden/>
              </w:rPr>
              <w:t>40</w:t>
            </w:r>
            <w:r w:rsidR="00F3671F">
              <w:rPr>
                <w:noProof/>
                <w:webHidden/>
              </w:rPr>
              <w:fldChar w:fldCharType="end"/>
            </w:r>
          </w:hyperlink>
        </w:p>
        <w:p w14:paraId="70620902" w14:textId="4AC3D9F4"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95" w:history="1">
            <w:r w:rsidR="00F3671F" w:rsidRPr="00E66649">
              <w:rPr>
                <w:rStyle w:val="Hipervnculo"/>
                <w:noProof/>
                <w:lang w:val="es-ES_tradnl"/>
              </w:rPr>
              <w:t>5.2.5</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Análisis multivariante</w:t>
            </w:r>
            <w:r w:rsidR="00F3671F">
              <w:rPr>
                <w:noProof/>
                <w:webHidden/>
              </w:rPr>
              <w:tab/>
            </w:r>
            <w:r w:rsidR="00F3671F">
              <w:rPr>
                <w:noProof/>
                <w:webHidden/>
              </w:rPr>
              <w:fldChar w:fldCharType="begin"/>
            </w:r>
            <w:r w:rsidR="00F3671F">
              <w:rPr>
                <w:noProof/>
                <w:webHidden/>
              </w:rPr>
              <w:instrText xml:space="preserve"> PAGEREF _Toc171272995 \h </w:instrText>
            </w:r>
            <w:r w:rsidR="00F3671F">
              <w:rPr>
                <w:noProof/>
                <w:webHidden/>
              </w:rPr>
            </w:r>
            <w:r w:rsidR="00F3671F">
              <w:rPr>
                <w:noProof/>
                <w:webHidden/>
              </w:rPr>
              <w:fldChar w:fldCharType="separate"/>
            </w:r>
            <w:r w:rsidR="00566B71">
              <w:rPr>
                <w:noProof/>
                <w:webHidden/>
              </w:rPr>
              <w:t>40</w:t>
            </w:r>
            <w:r w:rsidR="00F3671F">
              <w:rPr>
                <w:noProof/>
                <w:webHidden/>
              </w:rPr>
              <w:fldChar w:fldCharType="end"/>
            </w:r>
          </w:hyperlink>
        </w:p>
        <w:p w14:paraId="7C0073E1" w14:textId="5200E6DE"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2996" w:history="1">
            <w:r w:rsidR="00F3671F" w:rsidRPr="00E66649">
              <w:rPr>
                <w:rStyle w:val="Hipervnculo"/>
                <w:noProof/>
                <w:lang w:val="es-ES_tradnl"/>
              </w:rPr>
              <w:t>5.3</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Imports</w:t>
            </w:r>
            <w:r w:rsidR="00F3671F">
              <w:rPr>
                <w:noProof/>
                <w:webHidden/>
              </w:rPr>
              <w:tab/>
            </w:r>
            <w:r w:rsidR="00F3671F">
              <w:rPr>
                <w:noProof/>
                <w:webHidden/>
              </w:rPr>
              <w:fldChar w:fldCharType="begin"/>
            </w:r>
            <w:r w:rsidR="00F3671F">
              <w:rPr>
                <w:noProof/>
                <w:webHidden/>
              </w:rPr>
              <w:instrText xml:space="preserve"> PAGEREF _Toc171272996 \h </w:instrText>
            </w:r>
            <w:r w:rsidR="00F3671F">
              <w:rPr>
                <w:noProof/>
                <w:webHidden/>
              </w:rPr>
            </w:r>
            <w:r w:rsidR="00F3671F">
              <w:rPr>
                <w:noProof/>
                <w:webHidden/>
              </w:rPr>
              <w:fldChar w:fldCharType="separate"/>
            </w:r>
            <w:r w:rsidR="00566B71">
              <w:rPr>
                <w:noProof/>
                <w:webHidden/>
              </w:rPr>
              <w:t>41</w:t>
            </w:r>
            <w:r w:rsidR="00F3671F">
              <w:rPr>
                <w:noProof/>
                <w:webHidden/>
              </w:rPr>
              <w:fldChar w:fldCharType="end"/>
            </w:r>
          </w:hyperlink>
        </w:p>
        <w:p w14:paraId="386A7D25" w14:textId="4611BFBD"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97" w:history="1">
            <w:r w:rsidR="00F3671F" w:rsidRPr="00E66649">
              <w:rPr>
                <w:rStyle w:val="Hipervnculo"/>
                <w:noProof/>
                <w:lang w:val="es-ES_tradnl"/>
              </w:rPr>
              <w:t>5.3.1</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Número de imports (number of imports)</w:t>
            </w:r>
            <w:r w:rsidR="00F3671F">
              <w:rPr>
                <w:noProof/>
                <w:webHidden/>
              </w:rPr>
              <w:tab/>
            </w:r>
            <w:r w:rsidR="00F3671F">
              <w:rPr>
                <w:noProof/>
                <w:webHidden/>
              </w:rPr>
              <w:fldChar w:fldCharType="begin"/>
            </w:r>
            <w:r w:rsidR="00F3671F">
              <w:rPr>
                <w:noProof/>
                <w:webHidden/>
              </w:rPr>
              <w:instrText xml:space="preserve"> PAGEREF _Toc171272997 \h </w:instrText>
            </w:r>
            <w:r w:rsidR="00F3671F">
              <w:rPr>
                <w:noProof/>
                <w:webHidden/>
              </w:rPr>
            </w:r>
            <w:r w:rsidR="00F3671F">
              <w:rPr>
                <w:noProof/>
                <w:webHidden/>
              </w:rPr>
              <w:fldChar w:fldCharType="separate"/>
            </w:r>
            <w:r w:rsidR="00566B71">
              <w:rPr>
                <w:noProof/>
                <w:webHidden/>
              </w:rPr>
              <w:t>41</w:t>
            </w:r>
            <w:r w:rsidR="00F3671F">
              <w:rPr>
                <w:noProof/>
                <w:webHidden/>
              </w:rPr>
              <w:fldChar w:fldCharType="end"/>
            </w:r>
          </w:hyperlink>
        </w:p>
        <w:p w14:paraId="684FB866" w14:textId="3CF11D65"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2998" w:history="1">
            <w:r w:rsidR="00F3671F" w:rsidRPr="00E66649">
              <w:rPr>
                <w:rStyle w:val="Hipervnculo"/>
                <w:noProof/>
                <w:lang w:val="es-ES_tradnl"/>
              </w:rPr>
              <w:t>5.3.2</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Media de imports de tipo as (average as in imported modules)</w:t>
            </w:r>
            <w:r w:rsidR="00F3671F">
              <w:rPr>
                <w:noProof/>
                <w:webHidden/>
              </w:rPr>
              <w:tab/>
            </w:r>
            <w:r w:rsidR="00F3671F">
              <w:rPr>
                <w:noProof/>
                <w:webHidden/>
              </w:rPr>
              <w:fldChar w:fldCharType="begin"/>
            </w:r>
            <w:r w:rsidR="00F3671F">
              <w:rPr>
                <w:noProof/>
                <w:webHidden/>
              </w:rPr>
              <w:instrText xml:space="preserve"> PAGEREF _Toc171272998 \h </w:instrText>
            </w:r>
            <w:r w:rsidR="00F3671F">
              <w:rPr>
                <w:noProof/>
                <w:webHidden/>
              </w:rPr>
            </w:r>
            <w:r w:rsidR="00F3671F">
              <w:rPr>
                <w:noProof/>
                <w:webHidden/>
              </w:rPr>
              <w:fldChar w:fldCharType="separate"/>
            </w:r>
            <w:r w:rsidR="00566B71">
              <w:rPr>
                <w:noProof/>
                <w:webHidden/>
              </w:rPr>
              <w:t>41</w:t>
            </w:r>
            <w:r w:rsidR="00F3671F">
              <w:rPr>
                <w:noProof/>
                <w:webHidden/>
              </w:rPr>
              <w:fldChar w:fldCharType="end"/>
            </w:r>
          </w:hyperlink>
        </w:p>
        <w:p w14:paraId="55621797" w14:textId="76535C23"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2999" w:history="1">
            <w:r w:rsidR="00F3671F" w:rsidRPr="00E66649">
              <w:rPr>
                <w:rStyle w:val="Hipervnculo"/>
                <w:noProof/>
                <w:lang w:val="es-ES_tradnl"/>
              </w:rPr>
              <w:t>5.4</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Class Definitions</w:t>
            </w:r>
            <w:r w:rsidR="00F3671F">
              <w:rPr>
                <w:noProof/>
                <w:webHidden/>
              </w:rPr>
              <w:tab/>
            </w:r>
            <w:r w:rsidR="00F3671F">
              <w:rPr>
                <w:noProof/>
                <w:webHidden/>
              </w:rPr>
              <w:fldChar w:fldCharType="begin"/>
            </w:r>
            <w:r w:rsidR="00F3671F">
              <w:rPr>
                <w:noProof/>
                <w:webHidden/>
              </w:rPr>
              <w:instrText xml:space="preserve"> PAGEREF _Toc171272999 \h </w:instrText>
            </w:r>
            <w:r w:rsidR="00F3671F">
              <w:rPr>
                <w:noProof/>
                <w:webHidden/>
              </w:rPr>
            </w:r>
            <w:r w:rsidR="00F3671F">
              <w:rPr>
                <w:noProof/>
                <w:webHidden/>
              </w:rPr>
              <w:fldChar w:fldCharType="separate"/>
            </w:r>
            <w:r w:rsidR="00566B71">
              <w:rPr>
                <w:noProof/>
                <w:webHidden/>
              </w:rPr>
              <w:t>41</w:t>
            </w:r>
            <w:r w:rsidR="00F3671F">
              <w:rPr>
                <w:noProof/>
                <w:webHidden/>
              </w:rPr>
              <w:fldChar w:fldCharType="end"/>
            </w:r>
          </w:hyperlink>
        </w:p>
        <w:p w14:paraId="2F2FE355" w14:textId="2B23604C"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00" w:history="1">
            <w:r w:rsidR="00F3671F" w:rsidRPr="00E66649">
              <w:rPr>
                <w:rStyle w:val="Hipervnculo"/>
                <w:noProof/>
                <w:lang w:val="es-ES_tradnl"/>
              </w:rPr>
              <w:t>5.4.1</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Anotaciones de tipo genéricas (generic type annotations)</w:t>
            </w:r>
            <w:r w:rsidR="00F3671F">
              <w:rPr>
                <w:noProof/>
                <w:webHidden/>
              </w:rPr>
              <w:tab/>
            </w:r>
            <w:r w:rsidR="00F3671F">
              <w:rPr>
                <w:noProof/>
                <w:webHidden/>
              </w:rPr>
              <w:fldChar w:fldCharType="begin"/>
            </w:r>
            <w:r w:rsidR="00F3671F">
              <w:rPr>
                <w:noProof/>
                <w:webHidden/>
              </w:rPr>
              <w:instrText xml:space="preserve"> PAGEREF _Toc171273000 \h </w:instrText>
            </w:r>
            <w:r w:rsidR="00F3671F">
              <w:rPr>
                <w:noProof/>
                <w:webHidden/>
              </w:rPr>
            </w:r>
            <w:r w:rsidR="00F3671F">
              <w:rPr>
                <w:noProof/>
                <w:webHidden/>
              </w:rPr>
              <w:fldChar w:fldCharType="separate"/>
            </w:r>
            <w:r w:rsidR="00566B71">
              <w:rPr>
                <w:noProof/>
                <w:webHidden/>
              </w:rPr>
              <w:t>41</w:t>
            </w:r>
            <w:r w:rsidR="00F3671F">
              <w:rPr>
                <w:noProof/>
                <w:webHidden/>
              </w:rPr>
              <w:fldChar w:fldCharType="end"/>
            </w:r>
          </w:hyperlink>
        </w:p>
        <w:p w14:paraId="5B3107CC" w14:textId="7588F2E6"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01" w:history="1">
            <w:r w:rsidR="00F3671F" w:rsidRPr="00E66649">
              <w:rPr>
                <w:rStyle w:val="Hipervnculo"/>
                <w:noProof/>
                <w:lang w:val="es-ES_tradnl"/>
              </w:rPr>
              <w:t>5.4.2</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Número de decoradores</w:t>
            </w:r>
            <w:r w:rsidR="00F3671F">
              <w:rPr>
                <w:noProof/>
                <w:webHidden/>
              </w:rPr>
              <w:tab/>
            </w:r>
            <w:r w:rsidR="00F3671F">
              <w:rPr>
                <w:noProof/>
                <w:webHidden/>
              </w:rPr>
              <w:fldChar w:fldCharType="begin"/>
            </w:r>
            <w:r w:rsidR="00F3671F">
              <w:rPr>
                <w:noProof/>
                <w:webHidden/>
              </w:rPr>
              <w:instrText xml:space="preserve"> PAGEREF _Toc171273001 \h </w:instrText>
            </w:r>
            <w:r w:rsidR="00F3671F">
              <w:rPr>
                <w:noProof/>
                <w:webHidden/>
              </w:rPr>
            </w:r>
            <w:r w:rsidR="00F3671F">
              <w:rPr>
                <w:noProof/>
                <w:webHidden/>
              </w:rPr>
              <w:fldChar w:fldCharType="separate"/>
            </w:r>
            <w:r w:rsidR="00566B71">
              <w:rPr>
                <w:noProof/>
                <w:webHidden/>
              </w:rPr>
              <w:t>41</w:t>
            </w:r>
            <w:r w:rsidR="00F3671F">
              <w:rPr>
                <w:noProof/>
                <w:webHidden/>
              </w:rPr>
              <w:fldChar w:fldCharType="end"/>
            </w:r>
          </w:hyperlink>
        </w:p>
        <w:p w14:paraId="030507BD" w14:textId="178FD891"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02" w:history="1">
            <w:r w:rsidR="00F3671F" w:rsidRPr="00E66649">
              <w:rPr>
                <w:rStyle w:val="Hipervnculo"/>
                <w:noProof/>
                <w:lang w:val="es-ES_tradnl"/>
              </w:rPr>
              <w:t>5.4.3</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Número de métodos (number of methods)</w:t>
            </w:r>
            <w:r w:rsidR="00F3671F">
              <w:rPr>
                <w:noProof/>
                <w:webHidden/>
              </w:rPr>
              <w:tab/>
            </w:r>
            <w:r w:rsidR="00F3671F">
              <w:rPr>
                <w:noProof/>
                <w:webHidden/>
              </w:rPr>
              <w:fldChar w:fldCharType="begin"/>
            </w:r>
            <w:r w:rsidR="00F3671F">
              <w:rPr>
                <w:noProof/>
                <w:webHidden/>
              </w:rPr>
              <w:instrText xml:space="preserve"> PAGEREF _Toc171273002 \h </w:instrText>
            </w:r>
            <w:r w:rsidR="00F3671F">
              <w:rPr>
                <w:noProof/>
                <w:webHidden/>
              </w:rPr>
            </w:r>
            <w:r w:rsidR="00F3671F">
              <w:rPr>
                <w:noProof/>
                <w:webHidden/>
              </w:rPr>
              <w:fldChar w:fldCharType="separate"/>
            </w:r>
            <w:r w:rsidR="00566B71">
              <w:rPr>
                <w:noProof/>
                <w:webHidden/>
              </w:rPr>
              <w:t>42</w:t>
            </w:r>
            <w:r w:rsidR="00F3671F">
              <w:rPr>
                <w:noProof/>
                <w:webHidden/>
              </w:rPr>
              <w:fldChar w:fldCharType="end"/>
            </w:r>
          </w:hyperlink>
        </w:p>
        <w:p w14:paraId="73067CFA" w14:textId="3C177D0E"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03" w:history="1">
            <w:r w:rsidR="00F3671F" w:rsidRPr="00E66649">
              <w:rPr>
                <w:rStyle w:val="Hipervnculo"/>
                <w:noProof/>
                <w:lang w:val="es-ES_tradnl"/>
              </w:rPr>
              <w:t>5.4.4</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Número de clases base (number of base classes)</w:t>
            </w:r>
            <w:r w:rsidR="00F3671F">
              <w:rPr>
                <w:noProof/>
                <w:webHidden/>
              </w:rPr>
              <w:tab/>
            </w:r>
            <w:r w:rsidR="00F3671F">
              <w:rPr>
                <w:noProof/>
                <w:webHidden/>
              </w:rPr>
              <w:fldChar w:fldCharType="begin"/>
            </w:r>
            <w:r w:rsidR="00F3671F">
              <w:rPr>
                <w:noProof/>
                <w:webHidden/>
              </w:rPr>
              <w:instrText xml:space="preserve"> PAGEREF _Toc171273003 \h </w:instrText>
            </w:r>
            <w:r w:rsidR="00F3671F">
              <w:rPr>
                <w:noProof/>
                <w:webHidden/>
              </w:rPr>
            </w:r>
            <w:r w:rsidR="00F3671F">
              <w:rPr>
                <w:noProof/>
                <w:webHidden/>
              </w:rPr>
              <w:fldChar w:fldCharType="separate"/>
            </w:r>
            <w:r w:rsidR="00566B71">
              <w:rPr>
                <w:noProof/>
                <w:webHidden/>
              </w:rPr>
              <w:t>42</w:t>
            </w:r>
            <w:r w:rsidR="00F3671F">
              <w:rPr>
                <w:noProof/>
                <w:webHidden/>
              </w:rPr>
              <w:fldChar w:fldCharType="end"/>
            </w:r>
          </w:hyperlink>
        </w:p>
        <w:p w14:paraId="5AF5802D" w14:textId="3B24629F"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04" w:history="1">
            <w:r w:rsidR="00F3671F" w:rsidRPr="00E66649">
              <w:rPr>
                <w:rStyle w:val="Hipervnculo"/>
                <w:noProof/>
                <w:lang w:val="es-ES_tradnl"/>
              </w:rPr>
              <w:t>5.4.5</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Porcentaje de anotaciones de tipo (type annotations pct)</w:t>
            </w:r>
            <w:r w:rsidR="00F3671F">
              <w:rPr>
                <w:noProof/>
                <w:webHidden/>
              </w:rPr>
              <w:tab/>
            </w:r>
            <w:r w:rsidR="00F3671F">
              <w:rPr>
                <w:noProof/>
                <w:webHidden/>
              </w:rPr>
              <w:fldChar w:fldCharType="begin"/>
            </w:r>
            <w:r w:rsidR="00F3671F">
              <w:rPr>
                <w:noProof/>
                <w:webHidden/>
              </w:rPr>
              <w:instrText xml:space="preserve"> PAGEREF _Toc171273004 \h </w:instrText>
            </w:r>
            <w:r w:rsidR="00F3671F">
              <w:rPr>
                <w:noProof/>
                <w:webHidden/>
              </w:rPr>
            </w:r>
            <w:r w:rsidR="00F3671F">
              <w:rPr>
                <w:noProof/>
                <w:webHidden/>
              </w:rPr>
              <w:fldChar w:fldCharType="separate"/>
            </w:r>
            <w:r w:rsidR="00566B71">
              <w:rPr>
                <w:noProof/>
                <w:webHidden/>
              </w:rPr>
              <w:t>42</w:t>
            </w:r>
            <w:r w:rsidR="00F3671F">
              <w:rPr>
                <w:noProof/>
                <w:webHidden/>
              </w:rPr>
              <w:fldChar w:fldCharType="end"/>
            </w:r>
          </w:hyperlink>
        </w:p>
        <w:p w14:paraId="17432AC6" w14:textId="76F350AF"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05" w:history="1">
            <w:r w:rsidR="00F3671F" w:rsidRPr="00E66649">
              <w:rPr>
                <w:rStyle w:val="Hipervnculo"/>
                <w:noProof/>
                <w:lang w:val="es-ES_tradnl"/>
              </w:rPr>
              <w:t>5.4.6</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Convenio de nombrado (name convention)</w:t>
            </w:r>
            <w:r w:rsidR="00F3671F">
              <w:rPr>
                <w:noProof/>
                <w:webHidden/>
              </w:rPr>
              <w:tab/>
            </w:r>
            <w:r w:rsidR="00F3671F">
              <w:rPr>
                <w:noProof/>
                <w:webHidden/>
              </w:rPr>
              <w:fldChar w:fldCharType="begin"/>
            </w:r>
            <w:r w:rsidR="00F3671F">
              <w:rPr>
                <w:noProof/>
                <w:webHidden/>
              </w:rPr>
              <w:instrText xml:space="preserve"> PAGEREF _Toc171273005 \h </w:instrText>
            </w:r>
            <w:r w:rsidR="00F3671F">
              <w:rPr>
                <w:noProof/>
                <w:webHidden/>
              </w:rPr>
            </w:r>
            <w:r w:rsidR="00F3671F">
              <w:rPr>
                <w:noProof/>
                <w:webHidden/>
              </w:rPr>
              <w:fldChar w:fldCharType="separate"/>
            </w:r>
            <w:r w:rsidR="00566B71">
              <w:rPr>
                <w:noProof/>
                <w:webHidden/>
              </w:rPr>
              <w:t>43</w:t>
            </w:r>
            <w:r w:rsidR="00F3671F">
              <w:rPr>
                <w:noProof/>
                <w:webHidden/>
              </w:rPr>
              <w:fldChar w:fldCharType="end"/>
            </w:r>
          </w:hyperlink>
        </w:p>
        <w:p w14:paraId="06CC9B0A" w14:textId="075DC905"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06" w:history="1">
            <w:r w:rsidR="00F3671F" w:rsidRPr="00E66649">
              <w:rPr>
                <w:rStyle w:val="Hipervnculo"/>
                <w:noProof/>
                <w:lang w:val="es-ES_tradnl"/>
              </w:rPr>
              <w:t>5.4.7</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Análisis multivariante</w:t>
            </w:r>
            <w:r w:rsidR="00F3671F">
              <w:rPr>
                <w:noProof/>
                <w:webHidden/>
              </w:rPr>
              <w:tab/>
            </w:r>
            <w:r w:rsidR="00F3671F">
              <w:rPr>
                <w:noProof/>
                <w:webHidden/>
              </w:rPr>
              <w:fldChar w:fldCharType="begin"/>
            </w:r>
            <w:r w:rsidR="00F3671F">
              <w:rPr>
                <w:noProof/>
                <w:webHidden/>
              </w:rPr>
              <w:instrText xml:space="preserve"> PAGEREF _Toc171273006 \h </w:instrText>
            </w:r>
            <w:r w:rsidR="00F3671F">
              <w:rPr>
                <w:noProof/>
                <w:webHidden/>
              </w:rPr>
            </w:r>
            <w:r w:rsidR="00F3671F">
              <w:rPr>
                <w:noProof/>
                <w:webHidden/>
              </w:rPr>
              <w:fldChar w:fldCharType="separate"/>
            </w:r>
            <w:r w:rsidR="00566B71">
              <w:rPr>
                <w:noProof/>
                <w:webHidden/>
              </w:rPr>
              <w:t>43</w:t>
            </w:r>
            <w:r w:rsidR="00F3671F">
              <w:rPr>
                <w:noProof/>
                <w:webHidden/>
              </w:rPr>
              <w:fldChar w:fldCharType="end"/>
            </w:r>
          </w:hyperlink>
        </w:p>
        <w:p w14:paraId="72648F71" w14:textId="32D9344F"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07" w:history="1">
            <w:r w:rsidR="00F3671F" w:rsidRPr="00E66649">
              <w:rPr>
                <w:rStyle w:val="Hipervnculo"/>
                <w:noProof/>
                <w:lang w:val="es-ES_tradnl"/>
              </w:rPr>
              <w:t>5.4.8</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Otros</w:t>
            </w:r>
            <w:r w:rsidR="00F3671F">
              <w:rPr>
                <w:noProof/>
                <w:webHidden/>
              </w:rPr>
              <w:tab/>
            </w:r>
            <w:r w:rsidR="00F3671F">
              <w:rPr>
                <w:noProof/>
                <w:webHidden/>
              </w:rPr>
              <w:fldChar w:fldCharType="begin"/>
            </w:r>
            <w:r w:rsidR="00F3671F">
              <w:rPr>
                <w:noProof/>
                <w:webHidden/>
              </w:rPr>
              <w:instrText xml:space="preserve"> PAGEREF _Toc171273007 \h </w:instrText>
            </w:r>
            <w:r w:rsidR="00F3671F">
              <w:rPr>
                <w:noProof/>
                <w:webHidden/>
              </w:rPr>
            </w:r>
            <w:r w:rsidR="00F3671F">
              <w:rPr>
                <w:noProof/>
                <w:webHidden/>
              </w:rPr>
              <w:fldChar w:fldCharType="separate"/>
            </w:r>
            <w:r w:rsidR="00566B71">
              <w:rPr>
                <w:noProof/>
                <w:webHidden/>
              </w:rPr>
              <w:t>43</w:t>
            </w:r>
            <w:r w:rsidR="00F3671F">
              <w:rPr>
                <w:noProof/>
                <w:webHidden/>
              </w:rPr>
              <w:fldChar w:fldCharType="end"/>
            </w:r>
          </w:hyperlink>
        </w:p>
        <w:p w14:paraId="16DFE6D4" w14:textId="19AFBB38"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08" w:history="1">
            <w:r w:rsidR="00F3671F" w:rsidRPr="00E66649">
              <w:rPr>
                <w:rStyle w:val="Hipervnculo"/>
                <w:noProof/>
                <w:lang w:val="es-ES_tradnl"/>
              </w:rPr>
              <w:t>5.5</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Function Definitions</w:t>
            </w:r>
            <w:r w:rsidR="00F3671F">
              <w:rPr>
                <w:noProof/>
                <w:webHidden/>
              </w:rPr>
              <w:tab/>
            </w:r>
            <w:r w:rsidR="00F3671F">
              <w:rPr>
                <w:noProof/>
                <w:webHidden/>
              </w:rPr>
              <w:fldChar w:fldCharType="begin"/>
            </w:r>
            <w:r w:rsidR="00F3671F">
              <w:rPr>
                <w:noProof/>
                <w:webHidden/>
              </w:rPr>
              <w:instrText xml:space="preserve"> PAGEREF _Toc171273008 \h </w:instrText>
            </w:r>
            <w:r w:rsidR="00F3671F">
              <w:rPr>
                <w:noProof/>
                <w:webHidden/>
              </w:rPr>
            </w:r>
            <w:r w:rsidR="00F3671F">
              <w:rPr>
                <w:noProof/>
                <w:webHidden/>
              </w:rPr>
              <w:fldChar w:fldCharType="separate"/>
            </w:r>
            <w:r w:rsidR="00566B71">
              <w:rPr>
                <w:noProof/>
                <w:webHidden/>
              </w:rPr>
              <w:t>44</w:t>
            </w:r>
            <w:r w:rsidR="00F3671F">
              <w:rPr>
                <w:noProof/>
                <w:webHidden/>
              </w:rPr>
              <w:fldChar w:fldCharType="end"/>
            </w:r>
          </w:hyperlink>
        </w:p>
        <w:p w14:paraId="26A70166" w14:textId="499CAB58"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09" w:history="1">
            <w:r w:rsidR="00F3671F" w:rsidRPr="00E66649">
              <w:rPr>
                <w:rStyle w:val="Hipervnculo"/>
                <w:noProof/>
                <w:lang w:val="es-ES_tradnl"/>
              </w:rPr>
              <w:t>5.5.1</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Número de decoradores (number of decorators)</w:t>
            </w:r>
            <w:r w:rsidR="00F3671F">
              <w:rPr>
                <w:noProof/>
                <w:webHidden/>
              </w:rPr>
              <w:tab/>
            </w:r>
            <w:r w:rsidR="00F3671F">
              <w:rPr>
                <w:noProof/>
                <w:webHidden/>
              </w:rPr>
              <w:fldChar w:fldCharType="begin"/>
            </w:r>
            <w:r w:rsidR="00F3671F">
              <w:rPr>
                <w:noProof/>
                <w:webHidden/>
              </w:rPr>
              <w:instrText xml:space="preserve"> PAGEREF _Toc171273009 \h </w:instrText>
            </w:r>
            <w:r w:rsidR="00F3671F">
              <w:rPr>
                <w:noProof/>
                <w:webHidden/>
              </w:rPr>
            </w:r>
            <w:r w:rsidR="00F3671F">
              <w:rPr>
                <w:noProof/>
                <w:webHidden/>
              </w:rPr>
              <w:fldChar w:fldCharType="separate"/>
            </w:r>
            <w:r w:rsidR="00566B71">
              <w:rPr>
                <w:noProof/>
                <w:webHidden/>
              </w:rPr>
              <w:t>44</w:t>
            </w:r>
            <w:r w:rsidR="00F3671F">
              <w:rPr>
                <w:noProof/>
                <w:webHidden/>
              </w:rPr>
              <w:fldChar w:fldCharType="end"/>
            </w:r>
          </w:hyperlink>
        </w:p>
        <w:p w14:paraId="6FED6A3D" w14:textId="32EEE342"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10" w:history="1">
            <w:r w:rsidR="00F3671F" w:rsidRPr="00E66649">
              <w:rPr>
                <w:rStyle w:val="Hipervnculo"/>
                <w:noProof/>
                <w:lang w:val="es-ES_tradnl"/>
              </w:rPr>
              <w:t>5.5.2</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Porcentaje de anotaciones de tipo (type annotation pct)</w:t>
            </w:r>
            <w:r w:rsidR="00F3671F">
              <w:rPr>
                <w:noProof/>
                <w:webHidden/>
              </w:rPr>
              <w:tab/>
            </w:r>
            <w:r w:rsidR="00F3671F">
              <w:rPr>
                <w:noProof/>
                <w:webHidden/>
              </w:rPr>
              <w:fldChar w:fldCharType="begin"/>
            </w:r>
            <w:r w:rsidR="00F3671F">
              <w:rPr>
                <w:noProof/>
                <w:webHidden/>
              </w:rPr>
              <w:instrText xml:space="preserve"> PAGEREF _Toc171273010 \h </w:instrText>
            </w:r>
            <w:r w:rsidR="00F3671F">
              <w:rPr>
                <w:noProof/>
                <w:webHidden/>
              </w:rPr>
            </w:r>
            <w:r w:rsidR="00F3671F">
              <w:rPr>
                <w:noProof/>
                <w:webHidden/>
              </w:rPr>
              <w:fldChar w:fldCharType="separate"/>
            </w:r>
            <w:r w:rsidR="00566B71">
              <w:rPr>
                <w:noProof/>
                <w:webHidden/>
              </w:rPr>
              <w:t>44</w:t>
            </w:r>
            <w:r w:rsidR="00F3671F">
              <w:rPr>
                <w:noProof/>
                <w:webHidden/>
              </w:rPr>
              <w:fldChar w:fldCharType="end"/>
            </w:r>
          </w:hyperlink>
        </w:p>
        <w:p w14:paraId="02118B3E" w14:textId="0CD6D628"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11" w:history="1">
            <w:r w:rsidR="00F3671F" w:rsidRPr="00E66649">
              <w:rPr>
                <w:rStyle w:val="Hipervnculo"/>
                <w:noProof/>
                <w:lang w:val="es-ES_tradnl"/>
              </w:rPr>
              <w:t>5.5.3</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Altura (height)</w:t>
            </w:r>
            <w:r w:rsidR="00F3671F">
              <w:rPr>
                <w:noProof/>
                <w:webHidden/>
              </w:rPr>
              <w:tab/>
            </w:r>
            <w:r w:rsidR="00F3671F">
              <w:rPr>
                <w:noProof/>
                <w:webHidden/>
              </w:rPr>
              <w:fldChar w:fldCharType="begin"/>
            </w:r>
            <w:r w:rsidR="00F3671F">
              <w:rPr>
                <w:noProof/>
                <w:webHidden/>
              </w:rPr>
              <w:instrText xml:space="preserve"> PAGEREF _Toc171273011 \h </w:instrText>
            </w:r>
            <w:r w:rsidR="00F3671F">
              <w:rPr>
                <w:noProof/>
                <w:webHidden/>
              </w:rPr>
            </w:r>
            <w:r w:rsidR="00F3671F">
              <w:rPr>
                <w:noProof/>
                <w:webHidden/>
              </w:rPr>
              <w:fldChar w:fldCharType="separate"/>
            </w:r>
            <w:r w:rsidR="00566B71">
              <w:rPr>
                <w:noProof/>
                <w:webHidden/>
              </w:rPr>
              <w:t>44</w:t>
            </w:r>
            <w:r w:rsidR="00F3671F">
              <w:rPr>
                <w:noProof/>
                <w:webHidden/>
              </w:rPr>
              <w:fldChar w:fldCharType="end"/>
            </w:r>
          </w:hyperlink>
        </w:p>
        <w:p w14:paraId="76177E58" w14:textId="137BADDB"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12" w:history="1">
            <w:r w:rsidR="00F3671F" w:rsidRPr="00E66649">
              <w:rPr>
                <w:rStyle w:val="Hipervnculo"/>
                <w:noProof/>
                <w:lang w:val="es-ES_tradnl"/>
              </w:rPr>
              <w:t>5.5.4</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Convenio de nombrado (name convention)</w:t>
            </w:r>
            <w:r w:rsidR="00F3671F">
              <w:rPr>
                <w:noProof/>
                <w:webHidden/>
              </w:rPr>
              <w:tab/>
            </w:r>
            <w:r w:rsidR="00F3671F">
              <w:rPr>
                <w:noProof/>
                <w:webHidden/>
              </w:rPr>
              <w:fldChar w:fldCharType="begin"/>
            </w:r>
            <w:r w:rsidR="00F3671F">
              <w:rPr>
                <w:noProof/>
                <w:webHidden/>
              </w:rPr>
              <w:instrText xml:space="preserve"> PAGEREF _Toc171273012 \h </w:instrText>
            </w:r>
            <w:r w:rsidR="00F3671F">
              <w:rPr>
                <w:noProof/>
                <w:webHidden/>
              </w:rPr>
            </w:r>
            <w:r w:rsidR="00F3671F">
              <w:rPr>
                <w:noProof/>
                <w:webHidden/>
              </w:rPr>
              <w:fldChar w:fldCharType="separate"/>
            </w:r>
            <w:r w:rsidR="00566B71">
              <w:rPr>
                <w:noProof/>
                <w:webHidden/>
              </w:rPr>
              <w:t>44</w:t>
            </w:r>
            <w:r w:rsidR="00F3671F">
              <w:rPr>
                <w:noProof/>
                <w:webHidden/>
              </w:rPr>
              <w:fldChar w:fldCharType="end"/>
            </w:r>
          </w:hyperlink>
        </w:p>
        <w:p w14:paraId="7E56F858" w14:textId="77EA0CCC"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13" w:history="1">
            <w:r w:rsidR="00F3671F" w:rsidRPr="00E66649">
              <w:rPr>
                <w:rStyle w:val="Hipervnculo"/>
                <w:noProof/>
                <w:lang w:val="es-ES"/>
              </w:rPr>
              <w:t>5.5.5</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Análisis multivariante</w:t>
            </w:r>
            <w:r w:rsidR="00F3671F">
              <w:rPr>
                <w:noProof/>
                <w:webHidden/>
              </w:rPr>
              <w:tab/>
            </w:r>
            <w:r w:rsidR="00F3671F">
              <w:rPr>
                <w:noProof/>
                <w:webHidden/>
              </w:rPr>
              <w:fldChar w:fldCharType="begin"/>
            </w:r>
            <w:r w:rsidR="00F3671F">
              <w:rPr>
                <w:noProof/>
                <w:webHidden/>
              </w:rPr>
              <w:instrText xml:space="preserve"> PAGEREF _Toc171273013 \h </w:instrText>
            </w:r>
            <w:r w:rsidR="00F3671F">
              <w:rPr>
                <w:noProof/>
                <w:webHidden/>
              </w:rPr>
            </w:r>
            <w:r w:rsidR="00F3671F">
              <w:rPr>
                <w:noProof/>
                <w:webHidden/>
              </w:rPr>
              <w:fldChar w:fldCharType="separate"/>
            </w:r>
            <w:r w:rsidR="00566B71">
              <w:rPr>
                <w:noProof/>
                <w:webHidden/>
              </w:rPr>
              <w:t>45</w:t>
            </w:r>
            <w:r w:rsidR="00F3671F">
              <w:rPr>
                <w:noProof/>
                <w:webHidden/>
              </w:rPr>
              <w:fldChar w:fldCharType="end"/>
            </w:r>
          </w:hyperlink>
        </w:p>
        <w:p w14:paraId="69823AFB" w14:textId="0054D9F6"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14" w:history="1">
            <w:r w:rsidR="00F3671F" w:rsidRPr="00E66649">
              <w:rPr>
                <w:rStyle w:val="Hipervnculo"/>
                <w:noProof/>
                <w:lang w:val="es-ES_tradnl"/>
              </w:rPr>
              <w:t>5.6</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Method Definitions</w:t>
            </w:r>
            <w:r w:rsidR="00F3671F">
              <w:rPr>
                <w:noProof/>
                <w:webHidden/>
              </w:rPr>
              <w:tab/>
            </w:r>
            <w:r w:rsidR="00F3671F">
              <w:rPr>
                <w:noProof/>
                <w:webHidden/>
              </w:rPr>
              <w:fldChar w:fldCharType="begin"/>
            </w:r>
            <w:r w:rsidR="00F3671F">
              <w:rPr>
                <w:noProof/>
                <w:webHidden/>
              </w:rPr>
              <w:instrText xml:space="preserve"> PAGEREF _Toc171273014 \h </w:instrText>
            </w:r>
            <w:r w:rsidR="00F3671F">
              <w:rPr>
                <w:noProof/>
                <w:webHidden/>
              </w:rPr>
            </w:r>
            <w:r w:rsidR="00F3671F">
              <w:rPr>
                <w:noProof/>
                <w:webHidden/>
              </w:rPr>
              <w:fldChar w:fldCharType="separate"/>
            </w:r>
            <w:r w:rsidR="00566B71">
              <w:rPr>
                <w:noProof/>
                <w:webHidden/>
              </w:rPr>
              <w:t>45</w:t>
            </w:r>
            <w:r w:rsidR="00F3671F">
              <w:rPr>
                <w:noProof/>
                <w:webHidden/>
              </w:rPr>
              <w:fldChar w:fldCharType="end"/>
            </w:r>
          </w:hyperlink>
        </w:p>
        <w:p w14:paraId="441DA87E" w14:textId="28C9D8AC"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15" w:history="1">
            <w:r w:rsidR="00F3671F" w:rsidRPr="00E66649">
              <w:rPr>
                <w:rStyle w:val="Hipervnculo"/>
                <w:noProof/>
                <w:lang w:val="es-ES_tradnl"/>
              </w:rPr>
              <w:t>5.6.1</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Contiene anotaciones de tipo de retorno (has return type annotation)</w:t>
            </w:r>
            <w:r w:rsidR="00F3671F">
              <w:rPr>
                <w:noProof/>
                <w:webHidden/>
              </w:rPr>
              <w:tab/>
            </w:r>
            <w:r w:rsidR="00F3671F">
              <w:rPr>
                <w:noProof/>
                <w:webHidden/>
              </w:rPr>
              <w:fldChar w:fldCharType="begin"/>
            </w:r>
            <w:r w:rsidR="00F3671F">
              <w:rPr>
                <w:noProof/>
                <w:webHidden/>
              </w:rPr>
              <w:instrText xml:space="preserve"> PAGEREF _Toc171273015 \h </w:instrText>
            </w:r>
            <w:r w:rsidR="00F3671F">
              <w:rPr>
                <w:noProof/>
                <w:webHidden/>
              </w:rPr>
            </w:r>
            <w:r w:rsidR="00F3671F">
              <w:rPr>
                <w:noProof/>
                <w:webHidden/>
              </w:rPr>
              <w:fldChar w:fldCharType="separate"/>
            </w:r>
            <w:r w:rsidR="00566B71">
              <w:rPr>
                <w:noProof/>
                <w:webHidden/>
              </w:rPr>
              <w:t>45</w:t>
            </w:r>
            <w:r w:rsidR="00F3671F">
              <w:rPr>
                <w:noProof/>
                <w:webHidden/>
              </w:rPr>
              <w:fldChar w:fldCharType="end"/>
            </w:r>
          </w:hyperlink>
        </w:p>
        <w:p w14:paraId="40D5C689" w14:textId="36CFB001"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16" w:history="1">
            <w:r w:rsidR="00F3671F" w:rsidRPr="00E66649">
              <w:rPr>
                <w:rStyle w:val="Hipervnculo"/>
                <w:noProof/>
                <w:lang w:val="es-ES_tradnl"/>
              </w:rPr>
              <w:t>5.6.2</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Porcentaje de anotaciones de tipo (type annotations pct)</w:t>
            </w:r>
            <w:r w:rsidR="00F3671F">
              <w:rPr>
                <w:noProof/>
                <w:webHidden/>
              </w:rPr>
              <w:tab/>
            </w:r>
            <w:r w:rsidR="00F3671F">
              <w:rPr>
                <w:noProof/>
                <w:webHidden/>
              </w:rPr>
              <w:fldChar w:fldCharType="begin"/>
            </w:r>
            <w:r w:rsidR="00F3671F">
              <w:rPr>
                <w:noProof/>
                <w:webHidden/>
              </w:rPr>
              <w:instrText xml:space="preserve"> PAGEREF _Toc171273016 \h </w:instrText>
            </w:r>
            <w:r w:rsidR="00F3671F">
              <w:rPr>
                <w:noProof/>
                <w:webHidden/>
              </w:rPr>
            </w:r>
            <w:r w:rsidR="00F3671F">
              <w:rPr>
                <w:noProof/>
                <w:webHidden/>
              </w:rPr>
              <w:fldChar w:fldCharType="separate"/>
            </w:r>
            <w:r w:rsidR="00566B71">
              <w:rPr>
                <w:noProof/>
                <w:webHidden/>
              </w:rPr>
              <w:t>45</w:t>
            </w:r>
            <w:r w:rsidR="00F3671F">
              <w:rPr>
                <w:noProof/>
                <w:webHidden/>
              </w:rPr>
              <w:fldChar w:fldCharType="end"/>
            </w:r>
          </w:hyperlink>
        </w:p>
        <w:p w14:paraId="642E4AA9" w14:textId="1E9E275D"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17" w:history="1">
            <w:r w:rsidR="00F3671F" w:rsidRPr="00E66649">
              <w:rPr>
                <w:rStyle w:val="Hipervnculo"/>
                <w:noProof/>
                <w:lang w:val="es-ES_tradnl"/>
              </w:rPr>
              <w:t>5.6.3</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Convenio de nombrado (name convention)</w:t>
            </w:r>
            <w:r w:rsidR="00F3671F">
              <w:rPr>
                <w:noProof/>
                <w:webHidden/>
              </w:rPr>
              <w:tab/>
            </w:r>
            <w:r w:rsidR="00F3671F">
              <w:rPr>
                <w:noProof/>
                <w:webHidden/>
              </w:rPr>
              <w:fldChar w:fldCharType="begin"/>
            </w:r>
            <w:r w:rsidR="00F3671F">
              <w:rPr>
                <w:noProof/>
                <w:webHidden/>
              </w:rPr>
              <w:instrText xml:space="preserve"> PAGEREF _Toc171273017 \h </w:instrText>
            </w:r>
            <w:r w:rsidR="00F3671F">
              <w:rPr>
                <w:noProof/>
                <w:webHidden/>
              </w:rPr>
            </w:r>
            <w:r w:rsidR="00F3671F">
              <w:rPr>
                <w:noProof/>
                <w:webHidden/>
              </w:rPr>
              <w:fldChar w:fldCharType="separate"/>
            </w:r>
            <w:r w:rsidR="00566B71">
              <w:rPr>
                <w:noProof/>
                <w:webHidden/>
              </w:rPr>
              <w:t>45</w:t>
            </w:r>
            <w:r w:rsidR="00F3671F">
              <w:rPr>
                <w:noProof/>
                <w:webHidden/>
              </w:rPr>
              <w:fldChar w:fldCharType="end"/>
            </w:r>
          </w:hyperlink>
        </w:p>
        <w:p w14:paraId="5EF32DE1" w14:textId="726DBA98"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18" w:history="1">
            <w:r w:rsidR="00F3671F" w:rsidRPr="00E66649">
              <w:rPr>
                <w:rStyle w:val="Hipervnculo"/>
                <w:noProof/>
                <w:lang w:val="es-ES_tradnl"/>
              </w:rPr>
              <w:t>5.6.4</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Métodos asíncronos (is async method)</w:t>
            </w:r>
            <w:r w:rsidR="00F3671F">
              <w:rPr>
                <w:noProof/>
                <w:webHidden/>
              </w:rPr>
              <w:tab/>
            </w:r>
            <w:r w:rsidR="00F3671F">
              <w:rPr>
                <w:noProof/>
                <w:webHidden/>
              </w:rPr>
              <w:fldChar w:fldCharType="begin"/>
            </w:r>
            <w:r w:rsidR="00F3671F">
              <w:rPr>
                <w:noProof/>
                <w:webHidden/>
              </w:rPr>
              <w:instrText xml:space="preserve"> PAGEREF _Toc171273018 \h </w:instrText>
            </w:r>
            <w:r w:rsidR="00F3671F">
              <w:rPr>
                <w:noProof/>
                <w:webHidden/>
              </w:rPr>
            </w:r>
            <w:r w:rsidR="00F3671F">
              <w:rPr>
                <w:noProof/>
                <w:webHidden/>
              </w:rPr>
              <w:fldChar w:fldCharType="separate"/>
            </w:r>
            <w:r w:rsidR="00566B71">
              <w:rPr>
                <w:noProof/>
                <w:webHidden/>
              </w:rPr>
              <w:t>45</w:t>
            </w:r>
            <w:r w:rsidR="00F3671F">
              <w:rPr>
                <w:noProof/>
                <w:webHidden/>
              </w:rPr>
              <w:fldChar w:fldCharType="end"/>
            </w:r>
          </w:hyperlink>
        </w:p>
        <w:p w14:paraId="3233ED93" w14:textId="1605D6A6"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19" w:history="1">
            <w:r w:rsidR="00F3671F" w:rsidRPr="00E66649">
              <w:rPr>
                <w:rStyle w:val="Hipervnculo"/>
                <w:noProof/>
                <w:lang w:val="es-ES_tradnl"/>
              </w:rPr>
              <w:t>5.6.5</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Otros</w:t>
            </w:r>
            <w:r w:rsidR="00F3671F">
              <w:rPr>
                <w:noProof/>
                <w:webHidden/>
              </w:rPr>
              <w:tab/>
            </w:r>
            <w:r w:rsidR="00F3671F">
              <w:rPr>
                <w:noProof/>
                <w:webHidden/>
              </w:rPr>
              <w:fldChar w:fldCharType="begin"/>
            </w:r>
            <w:r w:rsidR="00F3671F">
              <w:rPr>
                <w:noProof/>
                <w:webHidden/>
              </w:rPr>
              <w:instrText xml:space="preserve"> PAGEREF _Toc171273019 \h </w:instrText>
            </w:r>
            <w:r w:rsidR="00F3671F">
              <w:rPr>
                <w:noProof/>
                <w:webHidden/>
              </w:rPr>
            </w:r>
            <w:r w:rsidR="00F3671F">
              <w:rPr>
                <w:noProof/>
                <w:webHidden/>
              </w:rPr>
              <w:fldChar w:fldCharType="separate"/>
            </w:r>
            <w:r w:rsidR="00566B71">
              <w:rPr>
                <w:noProof/>
                <w:webHidden/>
              </w:rPr>
              <w:t>45</w:t>
            </w:r>
            <w:r w:rsidR="00F3671F">
              <w:rPr>
                <w:noProof/>
                <w:webHidden/>
              </w:rPr>
              <w:fldChar w:fldCharType="end"/>
            </w:r>
          </w:hyperlink>
        </w:p>
        <w:p w14:paraId="0D2DFC45" w14:textId="5605F172"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20" w:history="1">
            <w:r w:rsidR="00F3671F" w:rsidRPr="00E66649">
              <w:rPr>
                <w:rStyle w:val="Hipervnculo"/>
                <w:noProof/>
                <w:lang w:val="es-ES_tradnl"/>
              </w:rPr>
              <w:t>5.6.6</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Análisis multivariante</w:t>
            </w:r>
            <w:r w:rsidR="00F3671F">
              <w:rPr>
                <w:noProof/>
                <w:webHidden/>
              </w:rPr>
              <w:tab/>
            </w:r>
            <w:r w:rsidR="00F3671F">
              <w:rPr>
                <w:noProof/>
                <w:webHidden/>
              </w:rPr>
              <w:fldChar w:fldCharType="begin"/>
            </w:r>
            <w:r w:rsidR="00F3671F">
              <w:rPr>
                <w:noProof/>
                <w:webHidden/>
              </w:rPr>
              <w:instrText xml:space="preserve"> PAGEREF _Toc171273020 \h </w:instrText>
            </w:r>
            <w:r w:rsidR="00F3671F">
              <w:rPr>
                <w:noProof/>
                <w:webHidden/>
              </w:rPr>
            </w:r>
            <w:r w:rsidR="00F3671F">
              <w:rPr>
                <w:noProof/>
                <w:webHidden/>
              </w:rPr>
              <w:fldChar w:fldCharType="separate"/>
            </w:r>
            <w:r w:rsidR="00566B71">
              <w:rPr>
                <w:noProof/>
                <w:webHidden/>
              </w:rPr>
              <w:t>45</w:t>
            </w:r>
            <w:r w:rsidR="00F3671F">
              <w:rPr>
                <w:noProof/>
                <w:webHidden/>
              </w:rPr>
              <w:fldChar w:fldCharType="end"/>
            </w:r>
          </w:hyperlink>
        </w:p>
        <w:p w14:paraId="38338AB4" w14:textId="151205F6"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21" w:history="1">
            <w:r w:rsidR="00F3671F" w:rsidRPr="00E66649">
              <w:rPr>
                <w:rStyle w:val="Hipervnculo"/>
                <w:noProof/>
                <w:lang w:val="es-ES_tradnl"/>
              </w:rPr>
              <w:t>5.7</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Statements</w:t>
            </w:r>
            <w:r w:rsidR="00F3671F">
              <w:rPr>
                <w:noProof/>
                <w:webHidden/>
              </w:rPr>
              <w:tab/>
            </w:r>
            <w:r w:rsidR="00F3671F">
              <w:rPr>
                <w:noProof/>
                <w:webHidden/>
              </w:rPr>
              <w:fldChar w:fldCharType="begin"/>
            </w:r>
            <w:r w:rsidR="00F3671F">
              <w:rPr>
                <w:noProof/>
                <w:webHidden/>
              </w:rPr>
              <w:instrText xml:space="preserve"> PAGEREF _Toc171273021 \h </w:instrText>
            </w:r>
            <w:r w:rsidR="00F3671F">
              <w:rPr>
                <w:noProof/>
                <w:webHidden/>
              </w:rPr>
            </w:r>
            <w:r w:rsidR="00F3671F">
              <w:rPr>
                <w:noProof/>
                <w:webHidden/>
              </w:rPr>
              <w:fldChar w:fldCharType="separate"/>
            </w:r>
            <w:r w:rsidR="00566B71">
              <w:rPr>
                <w:noProof/>
                <w:webHidden/>
              </w:rPr>
              <w:t>45</w:t>
            </w:r>
            <w:r w:rsidR="00F3671F">
              <w:rPr>
                <w:noProof/>
                <w:webHidden/>
              </w:rPr>
              <w:fldChar w:fldCharType="end"/>
            </w:r>
          </w:hyperlink>
        </w:p>
        <w:p w14:paraId="2C5CF89A" w14:textId="3E326D8F"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22" w:history="1">
            <w:r w:rsidR="00F3671F" w:rsidRPr="00E66649">
              <w:rPr>
                <w:rStyle w:val="Hipervnculo"/>
                <w:noProof/>
                <w:lang w:val="es-ES_tradnl"/>
              </w:rPr>
              <w:t>5.7.1</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Tamaño del cuerpo (body size)</w:t>
            </w:r>
            <w:r w:rsidR="00F3671F">
              <w:rPr>
                <w:noProof/>
                <w:webHidden/>
              </w:rPr>
              <w:tab/>
            </w:r>
            <w:r w:rsidR="00F3671F">
              <w:rPr>
                <w:noProof/>
                <w:webHidden/>
              </w:rPr>
              <w:fldChar w:fldCharType="begin"/>
            </w:r>
            <w:r w:rsidR="00F3671F">
              <w:rPr>
                <w:noProof/>
                <w:webHidden/>
              </w:rPr>
              <w:instrText xml:space="preserve"> PAGEREF _Toc171273022 \h </w:instrText>
            </w:r>
            <w:r w:rsidR="00F3671F">
              <w:rPr>
                <w:noProof/>
                <w:webHidden/>
              </w:rPr>
            </w:r>
            <w:r w:rsidR="00F3671F">
              <w:rPr>
                <w:noProof/>
                <w:webHidden/>
              </w:rPr>
              <w:fldChar w:fldCharType="separate"/>
            </w:r>
            <w:r w:rsidR="00566B71">
              <w:rPr>
                <w:noProof/>
                <w:webHidden/>
              </w:rPr>
              <w:t>45</w:t>
            </w:r>
            <w:r w:rsidR="00F3671F">
              <w:rPr>
                <w:noProof/>
                <w:webHidden/>
              </w:rPr>
              <w:fldChar w:fldCharType="end"/>
            </w:r>
          </w:hyperlink>
        </w:p>
        <w:p w14:paraId="05BA044A" w14:textId="145FF1ED"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23" w:history="1">
            <w:r w:rsidR="00F3671F" w:rsidRPr="00E66649">
              <w:rPr>
                <w:rStyle w:val="Hipervnculo"/>
                <w:noProof/>
                <w:lang w:val="es-ES_tradnl"/>
              </w:rPr>
              <w:t>5.7.2</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Categoría sintáctica (category)</w:t>
            </w:r>
            <w:r w:rsidR="00F3671F">
              <w:rPr>
                <w:noProof/>
                <w:webHidden/>
              </w:rPr>
              <w:tab/>
            </w:r>
            <w:r w:rsidR="00F3671F">
              <w:rPr>
                <w:noProof/>
                <w:webHidden/>
              </w:rPr>
              <w:fldChar w:fldCharType="begin"/>
            </w:r>
            <w:r w:rsidR="00F3671F">
              <w:rPr>
                <w:noProof/>
                <w:webHidden/>
              </w:rPr>
              <w:instrText xml:space="preserve"> PAGEREF _Toc171273023 \h </w:instrText>
            </w:r>
            <w:r w:rsidR="00F3671F">
              <w:rPr>
                <w:noProof/>
                <w:webHidden/>
              </w:rPr>
            </w:r>
            <w:r w:rsidR="00F3671F">
              <w:rPr>
                <w:noProof/>
                <w:webHidden/>
              </w:rPr>
              <w:fldChar w:fldCharType="separate"/>
            </w:r>
            <w:r w:rsidR="00566B71">
              <w:rPr>
                <w:noProof/>
                <w:webHidden/>
              </w:rPr>
              <w:t>45</w:t>
            </w:r>
            <w:r w:rsidR="00F3671F">
              <w:rPr>
                <w:noProof/>
                <w:webHidden/>
              </w:rPr>
              <w:fldChar w:fldCharType="end"/>
            </w:r>
          </w:hyperlink>
        </w:p>
        <w:p w14:paraId="4C434447" w14:textId="001B487C"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24" w:history="1">
            <w:r w:rsidR="00F3671F" w:rsidRPr="00E66649">
              <w:rPr>
                <w:rStyle w:val="Hipervnculo"/>
                <w:noProof/>
                <w:lang w:val="es-ES_tradnl"/>
              </w:rPr>
              <w:t>5.7.3</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Rol de sentencia (statement role)</w:t>
            </w:r>
            <w:r w:rsidR="00F3671F">
              <w:rPr>
                <w:noProof/>
                <w:webHidden/>
              </w:rPr>
              <w:tab/>
            </w:r>
            <w:r w:rsidR="00F3671F">
              <w:rPr>
                <w:noProof/>
                <w:webHidden/>
              </w:rPr>
              <w:fldChar w:fldCharType="begin"/>
            </w:r>
            <w:r w:rsidR="00F3671F">
              <w:rPr>
                <w:noProof/>
                <w:webHidden/>
              </w:rPr>
              <w:instrText xml:space="preserve"> PAGEREF _Toc171273024 \h </w:instrText>
            </w:r>
            <w:r w:rsidR="00F3671F">
              <w:rPr>
                <w:noProof/>
                <w:webHidden/>
              </w:rPr>
            </w:r>
            <w:r w:rsidR="00F3671F">
              <w:rPr>
                <w:noProof/>
                <w:webHidden/>
              </w:rPr>
              <w:fldChar w:fldCharType="separate"/>
            </w:r>
            <w:r w:rsidR="00566B71">
              <w:rPr>
                <w:noProof/>
                <w:webHidden/>
              </w:rPr>
              <w:t>46</w:t>
            </w:r>
            <w:r w:rsidR="00F3671F">
              <w:rPr>
                <w:noProof/>
                <w:webHidden/>
              </w:rPr>
              <w:fldChar w:fldCharType="end"/>
            </w:r>
          </w:hyperlink>
        </w:p>
        <w:p w14:paraId="4B9F36E0" w14:textId="3E718A41"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25" w:history="1">
            <w:r w:rsidR="00F3671F" w:rsidRPr="00E66649">
              <w:rPr>
                <w:rStyle w:val="Hipervnculo"/>
                <w:noProof/>
                <w:lang w:val="es-ES"/>
              </w:rPr>
              <w:t>5.7.4</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Categoría sintáctica del padre (parent)</w:t>
            </w:r>
            <w:r w:rsidR="00F3671F">
              <w:rPr>
                <w:noProof/>
                <w:webHidden/>
              </w:rPr>
              <w:tab/>
            </w:r>
            <w:r w:rsidR="00F3671F">
              <w:rPr>
                <w:noProof/>
                <w:webHidden/>
              </w:rPr>
              <w:fldChar w:fldCharType="begin"/>
            </w:r>
            <w:r w:rsidR="00F3671F">
              <w:rPr>
                <w:noProof/>
                <w:webHidden/>
              </w:rPr>
              <w:instrText xml:space="preserve"> PAGEREF _Toc171273025 \h </w:instrText>
            </w:r>
            <w:r w:rsidR="00F3671F">
              <w:rPr>
                <w:noProof/>
                <w:webHidden/>
              </w:rPr>
            </w:r>
            <w:r w:rsidR="00F3671F">
              <w:rPr>
                <w:noProof/>
                <w:webHidden/>
              </w:rPr>
              <w:fldChar w:fldCharType="separate"/>
            </w:r>
            <w:r w:rsidR="00566B71">
              <w:rPr>
                <w:noProof/>
                <w:webHidden/>
              </w:rPr>
              <w:t>46</w:t>
            </w:r>
            <w:r w:rsidR="00F3671F">
              <w:rPr>
                <w:noProof/>
                <w:webHidden/>
              </w:rPr>
              <w:fldChar w:fldCharType="end"/>
            </w:r>
          </w:hyperlink>
        </w:p>
        <w:p w14:paraId="36091C79" w14:textId="67F52696"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26" w:history="1">
            <w:r w:rsidR="00F3671F" w:rsidRPr="00E66649">
              <w:rPr>
                <w:rStyle w:val="Hipervnculo"/>
                <w:noProof/>
                <w:lang w:val="es-ES_tradnl"/>
              </w:rPr>
              <w:t>5.7.5</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Categoría sintáctica del primer hijo (first child category)</w:t>
            </w:r>
            <w:r w:rsidR="00F3671F">
              <w:rPr>
                <w:noProof/>
                <w:webHidden/>
              </w:rPr>
              <w:tab/>
            </w:r>
            <w:r w:rsidR="00F3671F">
              <w:rPr>
                <w:noProof/>
                <w:webHidden/>
              </w:rPr>
              <w:fldChar w:fldCharType="begin"/>
            </w:r>
            <w:r w:rsidR="00F3671F">
              <w:rPr>
                <w:noProof/>
                <w:webHidden/>
              </w:rPr>
              <w:instrText xml:space="preserve"> PAGEREF _Toc171273026 \h </w:instrText>
            </w:r>
            <w:r w:rsidR="00F3671F">
              <w:rPr>
                <w:noProof/>
                <w:webHidden/>
              </w:rPr>
            </w:r>
            <w:r w:rsidR="00F3671F">
              <w:rPr>
                <w:noProof/>
                <w:webHidden/>
              </w:rPr>
              <w:fldChar w:fldCharType="separate"/>
            </w:r>
            <w:r w:rsidR="00566B71">
              <w:rPr>
                <w:noProof/>
                <w:webHidden/>
              </w:rPr>
              <w:t>47</w:t>
            </w:r>
            <w:r w:rsidR="00F3671F">
              <w:rPr>
                <w:noProof/>
                <w:webHidden/>
              </w:rPr>
              <w:fldChar w:fldCharType="end"/>
            </w:r>
          </w:hyperlink>
        </w:p>
        <w:p w14:paraId="1696136B" w14:textId="133FA39D"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27" w:history="1">
            <w:r w:rsidR="00F3671F" w:rsidRPr="00E66649">
              <w:rPr>
                <w:rStyle w:val="Hipervnculo"/>
                <w:noProof/>
                <w:lang w:val="es-ES_tradnl"/>
              </w:rPr>
              <w:t>5.8</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Cases</w:t>
            </w:r>
            <w:r w:rsidR="00F3671F">
              <w:rPr>
                <w:noProof/>
                <w:webHidden/>
              </w:rPr>
              <w:tab/>
            </w:r>
            <w:r w:rsidR="00F3671F">
              <w:rPr>
                <w:noProof/>
                <w:webHidden/>
              </w:rPr>
              <w:fldChar w:fldCharType="begin"/>
            </w:r>
            <w:r w:rsidR="00F3671F">
              <w:rPr>
                <w:noProof/>
                <w:webHidden/>
              </w:rPr>
              <w:instrText xml:space="preserve"> PAGEREF _Toc171273027 \h </w:instrText>
            </w:r>
            <w:r w:rsidR="00F3671F">
              <w:rPr>
                <w:noProof/>
                <w:webHidden/>
              </w:rPr>
            </w:r>
            <w:r w:rsidR="00F3671F">
              <w:rPr>
                <w:noProof/>
                <w:webHidden/>
              </w:rPr>
              <w:fldChar w:fldCharType="separate"/>
            </w:r>
            <w:r w:rsidR="00566B71">
              <w:rPr>
                <w:noProof/>
                <w:webHidden/>
              </w:rPr>
              <w:t>47</w:t>
            </w:r>
            <w:r w:rsidR="00F3671F">
              <w:rPr>
                <w:noProof/>
                <w:webHidden/>
              </w:rPr>
              <w:fldChar w:fldCharType="end"/>
            </w:r>
          </w:hyperlink>
        </w:p>
        <w:p w14:paraId="1673B1F6" w14:textId="2B123964"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28" w:history="1">
            <w:r w:rsidR="00F3671F" w:rsidRPr="00E66649">
              <w:rPr>
                <w:rStyle w:val="Hipervnculo"/>
                <w:noProof/>
                <w:lang w:val="es-ES_tradnl"/>
              </w:rPr>
              <w:t>5.8.1</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Guards</w:t>
            </w:r>
            <w:r w:rsidR="00F3671F">
              <w:rPr>
                <w:noProof/>
                <w:webHidden/>
              </w:rPr>
              <w:tab/>
            </w:r>
            <w:r w:rsidR="00F3671F">
              <w:rPr>
                <w:noProof/>
                <w:webHidden/>
              </w:rPr>
              <w:fldChar w:fldCharType="begin"/>
            </w:r>
            <w:r w:rsidR="00F3671F">
              <w:rPr>
                <w:noProof/>
                <w:webHidden/>
              </w:rPr>
              <w:instrText xml:space="preserve"> PAGEREF _Toc171273028 \h </w:instrText>
            </w:r>
            <w:r w:rsidR="00F3671F">
              <w:rPr>
                <w:noProof/>
                <w:webHidden/>
              </w:rPr>
            </w:r>
            <w:r w:rsidR="00F3671F">
              <w:rPr>
                <w:noProof/>
                <w:webHidden/>
              </w:rPr>
              <w:fldChar w:fldCharType="separate"/>
            </w:r>
            <w:r w:rsidR="00566B71">
              <w:rPr>
                <w:noProof/>
                <w:webHidden/>
              </w:rPr>
              <w:t>47</w:t>
            </w:r>
            <w:r w:rsidR="00F3671F">
              <w:rPr>
                <w:noProof/>
                <w:webHidden/>
              </w:rPr>
              <w:fldChar w:fldCharType="end"/>
            </w:r>
          </w:hyperlink>
        </w:p>
        <w:p w14:paraId="6F7EE5C8" w14:textId="5000AC5C"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29" w:history="1">
            <w:r w:rsidR="00F3671F" w:rsidRPr="00E66649">
              <w:rPr>
                <w:rStyle w:val="Hipervnculo"/>
                <w:noProof/>
              </w:rPr>
              <w:t>5.8.2</w:t>
            </w:r>
            <w:r w:rsidR="00F3671F">
              <w:rPr>
                <w:rFonts w:cstheme="minorBidi"/>
                <w:i w:val="0"/>
                <w:iCs w:val="0"/>
                <w:noProof/>
                <w:kern w:val="2"/>
                <w:sz w:val="24"/>
                <w:szCs w:val="24"/>
                <w:lang w:val="es-ES" w:eastAsia="es-ES"/>
                <w14:ligatures w14:val="standardContextual"/>
              </w:rPr>
              <w:tab/>
            </w:r>
            <w:r w:rsidR="00F3671F" w:rsidRPr="00E66649">
              <w:rPr>
                <w:rStyle w:val="Hipervnculo"/>
                <w:noProof/>
              </w:rPr>
              <w:t>Número de cases (number of cases)</w:t>
            </w:r>
            <w:r w:rsidR="00F3671F">
              <w:rPr>
                <w:noProof/>
                <w:webHidden/>
              </w:rPr>
              <w:tab/>
            </w:r>
            <w:r w:rsidR="00F3671F">
              <w:rPr>
                <w:noProof/>
                <w:webHidden/>
              </w:rPr>
              <w:fldChar w:fldCharType="begin"/>
            </w:r>
            <w:r w:rsidR="00F3671F">
              <w:rPr>
                <w:noProof/>
                <w:webHidden/>
              </w:rPr>
              <w:instrText xml:space="preserve"> PAGEREF _Toc171273029 \h </w:instrText>
            </w:r>
            <w:r w:rsidR="00F3671F">
              <w:rPr>
                <w:noProof/>
                <w:webHidden/>
              </w:rPr>
            </w:r>
            <w:r w:rsidR="00F3671F">
              <w:rPr>
                <w:noProof/>
                <w:webHidden/>
              </w:rPr>
              <w:fldChar w:fldCharType="separate"/>
            </w:r>
            <w:r w:rsidR="00566B71">
              <w:rPr>
                <w:noProof/>
                <w:webHidden/>
              </w:rPr>
              <w:t>48</w:t>
            </w:r>
            <w:r w:rsidR="00F3671F">
              <w:rPr>
                <w:noProof/>
                <w:webHidden/>
              </w:rPr>
              <w:fldChar w:fldCharType="end"/>
            </w:r>
          </w:hyperlink>
        </w:p>
        <w:p w14:paraId="72422B6E" w14:textId="69DBB66F"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30" w:history="1">
            <w:r w:rsidR="00F3671F" w:rsidRPr="00E66649">
              <w:rPr>
                <w:rStyle w:val="Hipervnculo"/>
                <w:noProof/>
                <w:lang w:val="es-ES_tradnl"/>
              </w:rPr>
              <w:t>5.8.3</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Otros</w:t>
            </w:r>
            <w:r w:rsidR="00F3671F">
              <w:rPr>
                <w:noProof/>
                <w:webHidden/>
              </w:rPr>
              <w:tab/>
            </w:r>
            <w:r w:rsidR="00F3671F">
              <w:rPr>
                <w:noProof/>
                <w:webHidden/>
              </w:rPr>
              <w:fldChar w:fldCharType="begin"/>
            </w:r>
            <w:r w:rsidR="00F3671F">
              <w:rPr>
                <w:noProof/>
                <w:webHidden/>
              </w:rPr>
              <w:instrText xml:space="preserve"> PAGEREF _Toc171273030 \h </w:instrText>
            </w:r>
            <w:r w:rsidR="00F3671F">
              <w:rPr>
                <w:noProof/>
                <w:webHidden/>
              </w:rPr>
            </w:r>
            <w:r w:rsidR="00F3671F">
              <w:rPr>
                <w:noProof/>
                <w:webHidden/>
              </w:rPr>
              <w:fldChar w:fldCharType="separate"/>
            </w:r>
            <w:r w:rsidR="00566B71">
              <w:rPr>
                <w:noProof/>
                <w:webHidden/>
              </w:rPr>
              <w:t>48</w:t>
            </w:r>
            <w:r w:rsidR="00F3671F">
              <w:rPr>
                <w:noProof/>
                <w:webHidden/>
              </w:rPr>
              <w:fldChar w:fldCharType="end"/>
            </w:r>
          </w:hyperlink>
        </w:p>
        <w:p w14:paraId="6F890BE0" w14:textId="0B2FC25F"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31" w:history="1">
            <w:r w:rsidR="00F3671F" w:rsidRPr="00E66649">
              <w:rPr>
                <w:rStyle w:val="Hipervnculo"/>
                <w:noProof/>
                <w:lang w:val="es-ES_tradnl"/>
              </w:rPr>
              <w:t>5.9</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Handlers</w:t>
            </w:r>
            <w:r w:rsidR="00F3671F">
              <w:rPr>
                <w:noProof/>
                <w:webHidden/>
              </w:rPr>
              <w:tab/>
            </w:r>
            <w:r w:rsidR="00F3671F">
              <w:rPr>
                <w:noProof/>
                <w:webHidden/>
              </w:rPr>
              <w:fldChar w:fldCharType="begin"/>
            </w:r>
            <w:r w:rsidR="00F3671F">
              <w:rPr>
                <w:noProof/>
                <w:webHidden/>
              </w:rPr>
              <w:instrText xml:space="preserve"> PAGEREF _Toc171273031 \h </w:instrText>
            </w:r>
            <w:r w:rsidR="00F3671F">
              <w:rPr>
                <w:noProof/>
                <w:webHidden/>
              </w:rPr>
            </w:r>
            <w:r w:rsidR="00F3671F">
              <w:rPr>
                <w:noProof/>
                <w:webHidden/>
              </w:rPr>
              <w:fldChar w:fldCharType="separate"/>
            </w:r>
            <w:r w:rsidR="00566B71">
              <w:rPr>
                <w:noProof/>
                <w:webHidden/>
              </w:rPr>
              <w:t>48</w:t>
            </w:r>
            <w:r w:rsidR="00F3671F">
              <w:rPr>
                <w:noProof/>
                <w:webHidden/>
              </w:rPr>
              <w:fldChar w:fldCharType="end"/>
            </w:r>
          </w:hyperlink>
        </w:p>
        <w:p w14:paraId="77998662" w14:textId="790AD2AE"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32" w:history="1">
            <w:r w:rsidR="00F3671F" w:rsidRPr="00E66649">
              <w:rPr>
                <w:rStyle w:val="Hipervnculo"/>
                <w:noProof/>
                <w:lang w:val="es-ES_tradnl"/>
              </w:rPr>
              <w:t>5.9.1</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Tiene star (has star)</w:t>
            </w:r>
            <w:r w:rsidR="00F3671F">
              <w:rPr>
                <w:noProof/>
                <w:webHidden/>
              </w:rPr>
              <w:tab/>
            </w:r>
            <w:r w:rsidR="00F3671F">
              <w:rPr>
                <w:noProof/>
                <w:webHidden/>
              </w:rPr>
              <w:fldChar w:fldCharType="begin"/>
            </w:r>
            <w:r w:rsidR="00F3671F">
              <w:rPr>
                <w:noProof/>
                <w:webHidden/>
              </w:rPr>
              <w:instrText xml:space="preserve"> PAGEREF _Toc171273032 \h </w:instrText>
            </w:r>
            <w:r w:rsidR="00F3671F">
              <w:rPr>
                <w:noProof/>
                <w:webHidden/>
              </w:rPr>
            </w:r>
            <w:r w:rsidR="00F3671F">
              <w:rPr>
                <w:noProof/>
                <w:webHidden/>
              </w:rPr>
              <w:fldChar w:fldCharType="separate"/>
            </w:r>
            <w:r w:rsidR="00566B71">
              <w:rPr>
                <w:noProof/>
                <w:webHidden/>
              </w:rPr>
              <w:t>48</w:t>
            </w:r>
            <w:r w:rsidR="00F3671F">
              <w:rPr>
                <w:noProof/>
                <w:webHidden/>
              </w:rPr>
              <w:fldChar w:fldCharType="end"/>
            </w:r>
          </w:hyperlink>
        </w:p>
        <w:p w14:paraId="57C56119" w14:textId="4548F43E"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33" w:history="1">
            <w:r w:rsidR="00F3671F" w:rsidRPr="00E66649">
              <w:rPr>
                <w:rStyle w:val="Hipervnculo"/>
                <w:noProof/>
                <w:lang w:val="es-ES_tradnl"/>
              </w:rPr>
              <w:t>5.9.2</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Otros</w:t>
            </w:r>
            <w:r w:rsidR="00F3671F">
              <w:rPr>
                <w:noProof/>
                <w:webHidden/>
              </w:rPr>
              <w:tab/>
            </w:r>
            <w:r w:rsidR="00F3671F">
              <w:rPr>
                <w:noProof/>
                <w:webHidden/>
              </w:rPr>
              <w:fldChar w:fldCharType="begin"/>
            </w:r>
            <w:r w:rsidR="00F3671F">
              <w:rPr>
                <w:noProof/>
                <w:webHidden/>
              </w:rPr>
              <w:instrText xml:space="preserve"> PAGEREF _Toc171273033 \h </w:instrText>
            </w:r>
            <w:r w:rsidR="00F3671F">
              <w:rPr>
                <w:noProof/>
                <w:webHidden/>
              </w:rPr>
            </w:r>
            <w:r w:rsidR="00F3671F">
              <w:rPr>
                <w:noProof/>
                <w:webHidden/>
              </w:rPr>
              <w:fldChar w:fldCharType="separate"/>
            </w:r>
            <w:r w:rsidR="00566B71">
              <w:rPr>
                <w:noProof/>
                <w:webHidden/>
              </w:rPr>
              <w:t>48</w:t>
            </w:r>
            <w:r w:rsidR="00F3671F">
              <w:rPr>
                <w:noProof/>
                <w:webHidden/>
              </w:rPr>
              <w:fldChar w:fldCharType="end"/>
            </w:r>
          </w:hyperlink>
        </w:p>
        <w:p w14:paraId="4A2AF3E4" w14:textId="1E2BD0AA"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34" w:history="1">
            <w:r w:rsidR="00F3671F" w:rsidRPr="00E66649">
              <w:rPr>
                <w:rStyle w:val="Hipervnculo"/>
                <w:noProof/>
                <w:lang w:val="es-ES_tradnl"/>
              </w:rPr>
              <w:t>5.10</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Expressions</w:t>
            </w:r>
            <w:r w:rsidR="00F3671F">
              <w:rPr>
                <w:noProof/>
                <w:webHidden/>
              </w:rPr>
              <w:tab/>
            </w:r>
            <w:r w:rsidR="00F3671F">
              <w:rPr>
                <w:noProof/>
                <w:webHidden/>
              </w:rPr>
              <w:fldChar w:fldCharType="begin"/>
            </w:r>
            <w:r w:rsidR="00F3671F">
              <w:rPr>
                <w:noProof/>
                <w:webHidden/>
              </w:rPr>
              <w:instrText xml:space="preserve"> PAGEREF _Toc171273034 \h </w:instrText>
            </w:r>
            <w:r w:rsidR="00F3671F">
              <w:rPr>
                <w:noProof/>
                <w:webHidden/>
              </w:rPr>
            </w:r>
            <w:r w:rsidR="00F3671F">
              <w:rPr>
                <w:noProof/>
                <w:webHidden/>
              </w:rPr>
              <w:fldChar w:fldCharType="separate"/>
            </w:r>
            <w:r w:rsidR="00566B71">
              <w:rPr>
                <w:noProof/>
                <w:webHidden/>
              </w:rPr>
              <w:t>49</w:t>
            </w:r>
            <w:r w:rsidR="00F3671F">
              <w:rPr>
                <w:noProof/>
                <w:webHidden/>
              </w:rPr>
              <w:fldChar w:fldCharType="end"/>
            </w:r>
          </w:hyperlink>
        </w:p>
        <w:p w14:paraId="6CDB5CAC" w14:textId="21361ECE"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35" w:history="1">
            <w:r w:rsidR="00F3671F" w:rsidRPr="00E66649">
              <w:rPr>
                <w:rStyle w:val="Hipervnculo"/>
                <w:noProof/>
                <w:lang w:val="es-ES_tradnl"/>
              </w:rPr>
              <w:t>5.10.1</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Categoría sintáctica (category)</w:t>
            </w:r>
            <w:r w:rsidR="00F3671F">
              <w:rPr>
                <w:noProof/>
                <w:webHidden/>
              </w:rPr>
              <w:tab/>
            </w:r>
            <w:r w:rsidR="00F3671F">
              <w:rPr>
                <w:noProof/>
                <w:webHidden/>
              </w:rPr>
              <w:fldChar w:fldCharType="begin"/>
            </w:r>
            <w:r w:rsidR="00F3671F">
              <w:rPr>
                <w:noProof/>
                <w:webHidden/>
              </w:rPr>
              <w:instrText xml:space="preserve"> PAGEREF _Toc171273035 \h </w:instrText>
            </w:r>
            <w:r w:rsidR="00F3671F">
              <w:rPr>
                <w:noProof/>
                <w:webHidden/>
              </w:rPr>
            </w:r>
            <w:r w:rsidR="00F3671F">
              <w:rPr>
                <w:noProof/>
                <w:webHidden/>
              </w:rPr>
              <w:fldChar w:fldCharType="separate"/>
            </w:r>
            <w:r w:rsidR="00566B71">
              <w:rPr>
                <w:noProof/>
                <w:webHidden/>
              </w:rPr>
              <w:t>49</w:t>
            </w:r>
            <w:r w:rsidR="00F3671F">
              <w:rPr>
                <w:noProof/>
                <w:webHidden/>
              </w:rPr>
              <w:fldChar w:fldCharType="end"/>
            </w:r>
          </w:hyperlink>
        </w:p>
        <w:p w14:paraId="367F3370" w14:textId="7839F4DE"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36" w:history="1">
            <w:r w:rsidR="00F3671F" w:rsidRPr="00E66649">
              <w:rPr>
                <w:rStyle w:val="Hipervnculo"/>
                <w:noProof/>
                <w:lang w:val="es-ES_tradnl"/>
              </w:rPr>
              <w:t>5.10.2</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Categoría sintáctica del padre (parent)</w:t>
            </w:r>
            <w:r w:rsidR="00F3671F">
              <w:rPr>
                <w:noProof/>
                <w:webHidden/>
              </w:rPr>
              <w:tab/>
            </w:r>
            <w:r w:rsidR="00F3671F">
              <w:rPr>
                <w:noProof/>
                <w:webHidden/>
              </w:rPr>
              <w:fldChar w:fldCharType="begin"/>
            </w:r>
            <w:r w:rsidR="00F3671F">
              <w:rPr>
                <w:noProof/>
                <w:webHidden/>
              </w:rPr>
              <w:instrText xml:space="preserve"> PAGEREF _Toc171273036 \h </w:instrText>
            </w:r>
            <w:r w:rsidR="00F3671F">
              <w:rPr>
                <w:noProof/>
                <w:webHidden/>
              </w:rPr>
            </w:r>
            <w:r w:rsidR="00F3671F">
              <w:rPr>
                <w:noProof/>
                <w:webHidden/>
              </w:rPr>
              <w:fldChar w:fldCharType="separate"/>
            </w:r>
            <w:r w:rsidR="00566B71">
              <w:rPr>
                <w:noProof/>
                <w:webHidden/>
              </w:rPr>
              <w:t>50</w:t>
            </w:r>
            <w:r w:rsidR="00F3671F">
              <w:rPr>
                <w:noProof/>
                <w:webHidden/>
              </w:rPr>
              <w:fldChar w:fldCharType="end"/>
            </w:r>
          </w:hyperlink>
        </w:p>
        <w:p w14:paraId="48E51A64" w14:textId="4C2FF990"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37" w:history="1">
            <w:r w:rsidR="00F3671F" w:rsidRPr="00E66649">
              <w:rPr>
                <w:rStyle w:val="Hipervnculo"/>
                <w:noProof/>
                <w:lang w:val="es-ES_tradnl"/>
              </w:rPr>
              <w:t>5.10.3</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Categoría sintáctica del primer padre (first child category)</w:t>
            </w:r>
            <w:r w:rsidR="00F3671F">
              <w:rPr>
                <w:noProof/>
                <w:webHidden/>
              </w:rPr>
              <w:tab/>
            </w:r>
            <w:r w:rsidR="00F3671F">
              <w:rPr>
                <w:noProof/>
                <w:webHidden/>
              </w:rPr>
              <w:fldChar w:fldCharType="begin"/>
            </w:r>
            <w:r w:rsidR="00F3671F">
              <w:rPr>
                <w:noProof/>
                <w:webHidden/>
              </w:rPr>
              <w:instrText xml:space="preserve"> PAGEREF _Toc171273037 \h </w:instrText>
            </w:r>
            <w:r w:rsidR="00F3671F">
              <w:rPr>
                <w:noProof/>
                <w:webHidden/>
              </w:rPr>
            </w:r>
            <w:r w:rsidR="00F3671F">
              <w:rPr>
                <w:noProof/>
                <w:webHidden/>
              </w:rPr>
              <w:fldChar w:fldCharType="separate"/>
            </w:r>
            <w:r w:rsidR="00566B71">
              <w:rPr>
                <w:noProof/>
                <w:webHidden/>
              </w:rPr>
              <w:t>50</w:t>
            </w:r>
            <w:r w:rsidR="00F3671F">
              <w:rPr>
                <w:noProof/>
                <w:webHidden/>
              </w:rPr>
              <w:fldChar w:fldCharType="end"/>
            </w:r>
          </w:hyperlink>
        </w:p>
        <w:p w14:paraId="18324BD7" w14:textId="2295D4D2"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38" w:history="1">
            <w:r w:rsidR="00F3671F" w:rsidRPr="00E66649">
              <w:rPr>
                <w:rStyle w:val="Hipervnculo"/>
                <w:noProof/>
                <w:lang w:val="es-ES_tradnl"/>
              </w:rPr>
              <w:t>5.10.4</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Rol de la expresión (expression role)</w:t>
            </w:r>
            <w:r w:rsidR="00F3671F">
              <w:rPr>
                <w:noProof/>
                <w:webHidden/>
              </w:rPr>
              <w:tab/>
            </w:r>
            <w:r w:rsidR="00F3671F">
              <w:rPr>
                <w:noProof/>
                <w:webHidden/>
              </w:rPr>
              <w:fldChar w:fldCharType="begin"/>
            </w:r>
            <w:r w:rsidR="00F3671F">
              <w:rPr>
                <w:noProof/>
                <w:webHidden/>
              </w:rPr>
              <w:instrText xml:space="preserve"> PAGEREF _Toc171273038 \h </w:instrText>
            </w:r>
            <w:r w:rsidR="00F3671F">
              <w:rPr>
                <w:noProof/>
                <w:webHidden/>
              </w:rPr>
            </w:r>
            <w:r w:rsidR="00F3671F">
              <w:rPr>
                <w:noProof/>
                <w:webHidden/>
              </w:rPr>
              <w:fldChar w:fldCharType="separate"/>
            </w:r>
            <w:r w:rsidR="00566B71">
              <w:rPr>
                <w:noProof/>
                <w:webHidden/>
              </w:rPr>
              <w:t>51</w:t>
            </w:r>
            <w:r w:rsidR="00F3671F">
              <w:rPr>
                <w:noProof/>
                <w:webHidden/>
              </w:rPr>
              <w:fldChar w:fldCharType="end"/>
            </w:r>
          </w:hyperlink>
        </w:p>
        <w:p w14:paraId="5C9444F4" w14:textId="5C9F4D11"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39" w:history="1">
            <w:r w:rsidR="00F3671F" w:rsidRPr="00E66649">
              <w:rPr>
                <w:rStyle w:val="Hipervnculo"/>
                <w:noProof/>
              </w:rPr>
              <w:t>5.11</w:t>
            </w:r>
            <w:r w:rsidR="00F3671F">
              <w:rPr>
                <w:rFonts w:cstheme="minorBidi"/>
                <w:smallCaps w:val="0"/>
                <w:noProof/>
                <w:kern w:val="2"/>
                <w:sz w:val="24"/>
                <w:szCs w:val="24"/>
                <w:lang w:val="es-ES" w:eastAsia="es-ES"/>
                <w14:ligatures w14:val="standardContextual"/>
              </w:rPr>
              <w:tab/>
            </w:r>
            <w:r w:rsidR="00F3671F" w:rsidRPr="00E66649">
              <w:rPr>
                <w:rStyle w:val="Hipervnculo"/>
                <w:noProof/>
              </w:rPr>
              <w:t>Comprehensions</w:t>
            </w:r>
            <w:r w:rsidR="00F3671F">
              <w:rPr>
                <w:noProof/>
                <w:webHidden/>
              </w:rPr>
              <w:tab/>
            </w:r>
            <w:r w:rsidR="00F3671F">
              <w:rPr>
                <w:noProof/>
                <w:webHidden/>
              </w:rPr>
              <w:fldChar w:fldCharType="begin"/>
            </w:r>
            <w:r w:rsidR="00F3671F">
              <w:rPr>
                <w:noProof/>
                <w:webHidden/>
              </w:rPr>
              <w:instrText xml:space="preserve"> PAGEREF _Toc171273039 \h </w:instrText>
            </w:r>
            <w:r w:rsidR="00F3671F">
              <w:rPr>
                <w:noProof/>
                <w:webHidden/>
              </w:rPr>
            </w:r>
            <w:r w:rsidR="00F3671F">
              <w:rPr>
                <w:noProof/>
                <w:webHidden/>
              </w:rPr>
              <w:fldChar w:fldCharType="separate"/>
            </w:r>
            <w:r w:rsidR="00566B71">
              <w:rPr>
                <w:noProof/>
                <w:webHidden/>
              </w:rPr>
              <w:t>51</w:t>
            </w:r>
            <w:r w:rsidR="00F3671F">
              <w:rPr>
                <w:noProof/>
                <w:webHidden/>
              </w:rPr>
              <w:fldChar w:fldCharType="end"/>
            </w:r>
          </w:hyperlink>
        </w:p>
        <w:p w14:paraId="3F263A47" w14:textId="6DF8C547"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40" w:history="1">
            <w:r w:rsidR="00F3671F" w:rsidRPr="00E66649">
              <w:rPr>
                <w:rStyle w:val="Hipervnculo"/>
                <w:noProof/>
                <w:lang w:val="es-ES_tradnl"/>
              </w:rPr>
              <w:t>5.12</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CallArgs</w:t>
            </w:r>
            <w:r w:rsidR="00F3671F">
              <w:rPr>
                <w:noProof/>
                <w:webHidden/>
              </w:rPr>
              <w:tab/>
            </w:r>
            <w:r w:rsidR="00F3671F">
              <w:rPr>
                <w:noProof/>
                <w:webHidden/>
              </w:rPr>
              <w:fldChar w:fldCharType="begin"/>
            </w:r>
            <w:r w:rsidR="00F3671F">
              <w:rPr>
                <w:noProof/>
                <w:webHidden/>
              </w:rPr>
              <w:instrText xml:space="preserve"> PAGEREF _Toc171273040 \h </w:instrText>
            </w:r>
            <w:r w:rsidR="00F3671F">
              <w:rPr>
                <w:noProof/>
                <w:webHidden/>
              </w:rPr>
            </w:r>
            <w:r w:rsidR="00F3671F">
              <w:rPr>
                <w:noProof/>
                <w:webHidden/>
              </w:rPr>
              <w:fldChar w:fldCharType="separate"/>
            </w:r>
            <w:r w:rsidR="00566B71">
              <w:rPr>
                <w:noProof/>
                <w:webHidden/>
              </w:rPr>
              <w:t>51</w:t>
            </w:r>
            <w:r w:rsidR="00F3671F">
              <w:rPr>
                <w:noProof/>
                <w:webHidden/>
              </w:rPr>
              <w:fldChar w:fldCharType="end"/>
            </w:r>
          </w:hyperlink>
        </w:p>
        <w:p w14:paraId="38969660" w14:textId="7BDDA62A"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41" w:history="1">
            <w:r w:rsidR="00F3671F" w:rsidRPr="00E66649">
              <w:rPr>
                <w:rStyle w:val="Hipervnculo"/>
                <w:noProof/>
                <w:lang w:val="es-ES_tradnl"/>
              </w:rPr>
              <w:t>5.13</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FStrings</w:t>
            </w:r>
            <w:r w:rsidR="00F3671F">
              <w:rPr>
                <w:noProof/>
                <w:webHidden/>
              </w:rPr>
              <w:tab/>
            </w:r>
            <w:r w:rsidR="00F3671F">
              <w:rPr>
                <w:noProof/>
                <w:webHidden/>
              </w:rPr>
              <w:fldChar w:fldCharType="begin"/>
            </w:r>
            <w:r w:rsidR="00F3671F">
              <w:rPr>
                <w:noProof/>
                <w:webHidden/>
              </w:rPr>
              <w:instrText xml:space="preserve"> PAGEREF _Toc171273041 \h </w:instrText>
            </w:r>
            <w:r w:rsidR="00F3671F">
              <w:rPr>
                <w:noProof/>
                <w:webHidden/>
              </w:rPr>
            </w:r>
            <w:r w:rsidR="00F3671F">
              <w:rPr>
                <w:noProof/>
                <w:webHidden/>
              </w:rPr>
              <w:fldChar w:fldCharType="separate"/>
            </w:r>
            <w:r w:rsidR="00566B71">
              <w:rPr>
                <w:noProof/>
                <w:webHidden/>
              </w:rPr>
              <w:t>51</w:t>
            </w:r>
            <w:r w:rsidR="00F3671F">
              <w:rPr>
                <w:noProof/>
                <w:webHidden/>
              </w:rPr>
              <w:fldChar w:fldCharType="end"/>
            </w:r>
          </w:hyperlink>
        </w:p>
        <w:p w14:paraId="0413BFE3" w14:textId="2EFCCC91"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42" w:history="1">
            <w:r w:rsidR="00F3671F" w:rsidRPr="00E66649">
              <w:rPr>
                <w:rStyle w:val="Hipervnculo"/>
                <w:noProof/>
                <w:lang w:val="es-ES_tradnl"/>
              </w:rPr>
              <w:t>5.14</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Variables</w:t>
            </w:r>
            <w:r w:rsidR="00F3671F">
              <w:rPr>
                <w:noProof/>
                <w:webHidden/>
              </w:rPr>
              <w:tab/>
            </w:r>
            <w:r w:rsidR="00F3671F">
              <w:rPr>
                <w:noProof/>
                <w:webHidden/>
              </w:rPr>
              <w:fldChar w:fldCharType="begin"/>
            </w:r>
            <w:r w:rsidR="00F3671F">
              <w:rPr>
                <w:noProof/>
                <w:webHidden/>
              </w:rPr>
              <w:instrText xml:space="preserve"> PAGEREF _Toc171273042 \h </w:instrText>
            </w:r>
            <w:r w:rsidR="00F3671F">
              <w:rPr>
                <w:noProof/>
                <w:webHidden/>
              </w:rPr>
            </w:r>
            <w:r w:rsidR="00F3671F">
              <w:rPr>
                <w:noProof/>
                <w:webHidden/>
              </w:rPr>
              <w:fldChar w:fldCharType="separate"/>
            </w:r>
            <w:r w:rsidR="00566B71">
              <w:rPr>
                <w:noProof/>
                <w:webHidden/>
              </w:rPr>
              <w:t>52</w:t>
            </w:r>
            <w:r w:rsidR="00F3671F">
              <w:rPr>
                <w:noProof/>
                <w:webHidden/>
              </w:rPr>
              <w:fldChar w:fldCharType="end"/>
            </w:r>
          </w:hyperlink>
        </w:p>
        <w:p w14:paraId="04B5273C" w14:textId="040A4E25"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43" w:history="1">
            <w:r w:rsidR="00F3671F" w:rsidRPr="00E66649">
              <w:rPr>
                <w:rStyle w:val="Hipervnculo"/>
                <w:noProof/>
                <w:lang w:val="es-ES_tradnl"/>
              </w:rPr>
              <w:t>5.14.1</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Convenio de nombrado (name convention)</w:t>
            </w:r>
            <w:r w:rsidR="00F3671F">
              <w:rPr>
                <w:noProof/>
                <w:webHidden/>
              </w:rPr>
              <w:tab/>
            </w:r>
            <w:r w:rsidR="00F3671F">
              <w:rPr>
                <w:noProof/>
                <w:webHidden/>
              </w:rPr>
              <w:fldChar w:fldCharType="begin"/>
            </w:r>
            <w:r w:rsidR="00F3671F">
              <w:rPr>
                <w:noProof/>
                <w:webHidden/>
              </w:rPr>
              <w:instrText xml:space="preserve"> PAGEREF _Toc171273043 \h </w:instrText>
            </w:r>
            <w:r w:rsidR="00F3671F">
              <w:rPr>
                <w:noProof/>
                <w:webHidden/>
              </w:rPr>
            </w:r>
            <w:r w:rsidR="00F3671F">
              <w:rPr>
                <w:noProof/>
                <w:webHidden/>
              </w:rPr>
              <w:fldChar w:fldCharType="separate"/>
            </w:r>
            <w:r w:rsidR="00566B71">
              <w:rPr>
                <w:noProof/>
                <w:webHidden/>
              </w:rPr>
              <w:t>52</w:t>
            </w:r>
            <w:r w:rsidR="00F3671F">
              <w:rPr>
                <w:noProof/>
                <w:webHidden/>
              </w:rPr>
              <w:fldChar w:fldCharType="end"/>
            </w:r>
          </w:hyperlink>
        </w:p>
        <w:p w14:paraId="34AECC04" w14:textId="170AAA63"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44" w:history="1">
            <w:r w:rsidR="00F3671F" w:rsidRPr="00E66649">
              <w:rPr>
                <w:rStyle w:val="Hipervnculo"/>
                <w:noProof/>
                <w:lang w:val="es-ES_tradnl"/>
              </w:rPr>
              <w:t>5.14.2</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Análisis multivariante</w:t>
            </w:r>
            <w:r w:rsidR="00F3671F">
              <w:rPr>
                <w:noProof/>
                <w:webHidden/>
              </w:rPr>
              <w:tab/>
            </w:r>
            <w:r w:rsidR="00F3671F">
              <w:rPr>
                <w:noProof/>
                <w:webHidden/>
              </w:rPr>
              <w:fldChar w:fldCharType="begin"/>
            </w:r>
            <w:r w:rsidR="00F3671F">
              <w:rPr>
                <w:noProof/>
                <w:webHidden/>
              </w:rPr>
              <w:instrText xml:space="preserve"> PAGEREF _Toc171273044 \h </w:instrText>
            </w:r>
            <w:r w:rsidR="00F3671F">
              <w:rPr>
                <w:noProof/>
                <w:webHidden/>
              </w:rPr>
            </w:r>
            <w:r w:rsidR="00F3671F">
              <w:rPr>
                <w:noProof/>
                <w:webHidden/>
              </w:rPr>
              <w:fldChar w:fldCharType="separate"/>
            </w:r>
            <w:r w:rsidR="00566B71">
              <w:rPr>
                <w:noProof/>
                <w:webHidden/>
              </w:rPr>
              <w:t>52</w:t>
            </w:r>
            <w:r w:rsidR="00F3671F">
              <w:rPr>
                <w:noProof/>
                <w:webHidden/>
              </w:rPr>
              <w:fldChar w:fldCharType="end"/>
            </w:r>
          </w:hyperlink>
        </w:p>
        <w:p w14:paraId="30D5772B" w14:textId="2CEE324D"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45" w:history="1">
            <w:r w:rsidR="00F3671F" w:rsidRPr="00E66649">
              <w:rPr>
                <w:rStyle w:val="Hipervnculo"/>
                <w:noProof/>
                <w:lang w:val="es-ES_tradnl"/>
              </w:rPr>
              <w:t>5.15</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Vectors</w:t>
            </w:r>
            <w:r w:rsidR="00F3671F">
              <w:rPr>
                <w:noProof/>
                <w:webHidden/>
              </w:rPr>
              <w:tab/>
            </w:r>
            <w:r w:rsidR="00F3671F">
              <w:rPr>
                <w:noProof/>
                <w:webHidden/>
              </w:rPr>
              <w:fldChar w:fldCharType="begin"/>
            </w:r>
            <w:r w:rsidR="00F3671F">
              <w:rPr>
                <w:noProof/>
                <w:webHidden/>
              </w:rPr>
              <w:instrText xml:space="preserve"> PAGEREF _Toc171273045 \h </w:instrText>
            </w:r>
            <w:r w:rsidR="00F3671F">
              <w:rPr>
                <w:noProof/>
                <w:webHidden/>
              </w:rPr>
            </w:r>
            <w:r w:rsidR="00F3671F">
              <w:rPr>
                <w:noProof/>
                <w:webHidden/>
              </w:rPr>
              <w:fldChar w:fldCharType="separate"/>
            </w:r>
            <w:r w:rsidR="00566B71">
              <w:rPr>
                <w:noProof/>
                <w:webHidden/>
              </w:rPr>
              <w:t>53</w:t>
            </w:r>
            <w:r w:rsidR="00F3671F">
              <w:rPr>
                <w:noProof/>
                <w:webHidden/>
              </w:rPr>
              <w:fldChar w:fldCharType="end"/>
            </w:r>
          </w:hyperlink>
        </w:p>
        <w:p w14:paraId="08496B91" w14:textId="0FBED687"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46" w:history="1">
            <w:r w:rsidR="00F3671F" w:rsidRPr="00E66649">
              <w:rPr>
                <w:rStyle w:val="Hipervnculo"/>
                <w:noProof/>
                <w:lang w:val="es-ES_tradnl"/>
              </w:rPr>
              <w:t>5.15.1</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Número de elementos (number of elements)</w:t>
            </w:r>
            <w:r w:rsidR="00F3671F">
              <w:rPr>
                <w:noProof/>
                <w:webHidden/>
              </w:rPr>
              <w:tab/>
            </w:r>
            <w:r w:rsidR="00F3671F">
              <w:rPr>
                <w:noProof/>
                <w:webHidden/>
              </w:rPr>
              <w:fldChar w:fldCharType="begin"/>
            </w:r>
            <w:r w:rsidR="00F3671F">
              <w:rPr>
                <w:noProof/>
                <w:webHidden/>
              </w:rPr>
              <w:instrText xml:space="preserve"> PAGEREF _Toc171273046 \h </w:instrText>
            </w:r>
            <w:r w:rsidR="00F3671F">
              <w:rPr>
                <w:noProof/>
                <w:webHidden/>
              </w:rPr>
            </w:r>
            <w:r w:rsidR="00F3671F">
              <w:rPr>
                <w:noProof/>
                <w:webHidden/>
              </w:rPr>
              <w:fldChar w:fldCharType="separate"/>
            </w:r>
            <w:r w:rsidR="00566B71">
              <w:rPr>
                <w:noProof/>
                <w:webHidden/>
              </w:rPr>
              <w:t>53</w:t>
            </w:r>
            <w:r w:rsidR="00F3671F">
              <w:rPr>
                <w:noProof/>
                <w:webHidden/>
              </w:rPr>
              <w:fldChar w:fldCharType="end"/>
            </w:r>
          </w:hyperlink>
        </w:p>
        <w:p w14:paraId="03B03CF9" w14:textId="3F472856"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47" w:history="1">
            <w:r w:rsidR="00F3671F" w:rsidRPr="00E66649">
              <w:rPr>
                <w:rStyle w:val="Hipervnculo"/>
                <w:noProof/>
                <w:lang w:val="es-ES_tradnl"/>
              </w:rPr>
              <w:t>5.15.2</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Categoría sintáctica (category)</w:t>
            </w:r>
            <w:r w:rsidR="00F3671F">
              <w:rPr>
                <w:noProof/>
                <w:webHidden/>
              </w:rPr>
              <w:tab/>
            </w:r>
            <w:r w:rsidR="00F3671F">
              <w:rPr>
                <w:noProof/>
                <w:webHidden/>
              </w:rPr>
              <w:fldChar w:fldCharType="begin"/>
            </w:r>
            <w:r w:rsidR="00F3671F">
              <w:rPr>
                <w:noProof/>
                <w:webHidden/>
              </w:rPr>
              <w:instrText xml:space="preserve"> PAGEREF _Toc171273047 \h </w:instrText>
            </w:r>
            <w:r w:rsidR="00F3671F">
              <w:rPr>
                <w:noProof/>
                <w:webHidden/>
              </w:rPr>
            </w:r>
            <w:r w:rsidR="00F3671F">
              <w:rPr>
                <w:noProof/>
                <w:webHidden/>
              </w:rPr>
              <w:fldChar w:fldCharType="separate"/>
            </w:r>
            <w:r w:rsidR="00566B71">
              <w:rPr>
                <w:noProof/>
                <w:webHidden/>
              </w:rPr>
              <w:t>53</w:t>
            </w:r>
            <w:r w:rsidR="00F3671F">
              <w:rPr>
                <w:noProof/>
                <w:webHidden/>
              </w:rPr>
              <w:fldChar w:fldCharType="end"/>
            </w:r>
          </w:hyperlink>
        </w:p>
        <w:p w14:paraId="1B1FBEC7" w14:textId="67ACB9C8"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48" w:history="1">
            <w:r w:rsidR="00F3671F" w:rsidRPr="00E66649">
              <w:rPr>
                <w:rStyle w:val="Hipervnculo"/>
                <w:noProof/>
                <w:lang w:val="es-ES_tradnl"/>
              </w:rPr>
              <w:t>5.16</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Parameters</w:t>
            </w:r>
            <w:r w:rsidR="00F3671F">
              <w:rPr>
                <w:noProof/>
                <w:webHidden/>
              </w:rPr>
              <w:tab/>
            </w:r>
            <w:r w:rsidR="00F3671F">
              <w:rPr>
                <w:noProof/>
                <w:webHidden/>
              </w:rPr>
              <w:fldChar w:fldCharType="begin"/>
            </w:r>
            <w:r w:rsidR="00F3671F">
              <w:rPr>
                <w:noProof/>
                <w:webHidden/>
              </w:rPr>
              <w:instrText xml:space="preserve"> PAGEREF _Toc171273048 \h </w:instrText>
            </w:r>
            <w:r w:rsidR="00F3671F">
              <w:rPr>
                <w:noProof/>
                <w:webHidden/>
              </w:rPr>
            </w:r>
            <w:r w:rsidR="00F3671F">
              <w:rPr>
                <w:noProof/>
                <w:webHidden/>
              </w:rPr>
              <w:fldChar w:fldCharType="separate"/>
            </w:r>
            <w:r w:rsidR="00566B71">
              <w:rPr>
                <w:noProof/>
                <w:webHidden/>
              </w:rPr>
              <w:t>53</w:t>
            </w:r>
            <w:r w:rsidR="00F3671F">
              <w:rPr>
                <w:noProof/>
                <w:webHidden/>
              </w:rPr>
              <w:fldChar w:fldCharType="end"/>
            </w:r>
          </w:hyperlink>
        </w:p>
        <w:p w14:paraId="2BE6931D" w14:textId="2241E149"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49" w:history="1">
            <w:r w:rsidR="00F3671F" w:rsidRPr="00E66649">
              <w:rPr>
                <w:rStyle w:val="Hipervnculo"/>
                <w:noProof/>
                <w:lang w:val="es-ES_tradnl"/>
              </w:rPr>
              <w:t>5.16.1</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Número de parámetros (number of params)</w:t>
            </w:r>
            <w:r w:rsidR="00F3671F">
              <w:rPr>
                <w:noProof/>
                <w:webHidden/>
              </w:rPr>
              <w:tab/>
            </w:r>
            <w:r w:rsidR="00F3671F">
              <w:rPr>
                <w:noProof/>
                <w:webHidden/>
              </w:rPr>
              <w:fldChar w:fldCharType="begin"/>
            </w:r>
            <w:r w:rsidR="00F3671F">
              <w:rPr>
                <w:noProof/>
                <w:webHidden/>
              </w:rPr>
              <w:instrText xml:space="preserve"> PAGEREF _Toc171273049 \h </w:instrText>
            </w:r>
            <w:r w:rsidR="00F3671F">
              <w:rPr>
                <w:noProof/>
                <w:webHidden/>
              </w:rPr>
            </w:r>
            <w:r w:rsidR="00F3671F">
              <w:rPr>
                <w:noProof/>
                <w:webHidden/>
              </w:rPr>
              <w:fldChar w:fldCharType="separate"/>
            </w:r>
            <w:r w:rsidR="00566B71">
              <w:rPr>
                <w:noProof/>
                <w:webHidden/>
              </w:rPr>
              <w:t>53</w:t>
            </w:r>
            <w:r w:rsidR="00F3671F">
              <w:rPr>
                <w:noProof/>
                <w:webHidden/>
              </w:rPr>
              <w:fldChar w:fldCharType="end"/>
            </w:r>
          </w:hyperlink>
        </w:p>
        <w:p w14:paraId="47A68990" w14:textId="2E43D160"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50" w:history="1">
            <w:r w:rsidR="00F3671F" w:rsidRPr="00E66649">
              <w:rPr>
                <w:rStyle w:val="Hipervnculo"/>
                <w:noProof/>
                <w:lang w:val="es-ES_tradnl"/>
              </w:rPr>
              <w:t>5.16.2</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Otros</w:t>
            </w:r>
            <w:r w:rsidR="00F3671F">
              <w:rPr>
                <w:noProof/>
                <w:webHidden/>
              </w:rPr>
              <w:tab/>
            </w:r>
            <w:r w:rsidR="00F3671F">
              <w:rPr>
                <w:noProof/>
                <w:webHidden/>
              </w:rPr>
              <w:fldChar w:fldCharType="begin"/>
            </w:r>
            <w:r w:rsidR="00F3671F">
              <w:rPr>
                <w:noProof/>
                <w:webHidden/>
              </w:rPr>
              <w:instrText xml:space="preserve"> PAGEREF _Toc171273050 \h </w:instrText>
            </w:r>
            <w:r w:rsidR="00F3671F">
              <w:rPr>
                <w:noProof/>
                <w:webHidden/>
              </w:rPr>
            </w:r>
            <w:r w:rsidR="00F3671F">
              <w:rPr>
                <w:noProof/>
                <w:webHidden/>
              </w:rPr>
              <w:fldChar w:fldCharType="separate"/>
            </w:r>
            <w:r w:rsidR="00566B71">
              <w:rPr>
                <w:noProof/>
                <w:webHidden/>
              </w:rPr>
              <w:t>53</w:t>
            </w:r>
            <w:r w:rsidR="00F3671F">
              <w:rPr>
                <w:noProof/>
                <w:webHidden/>
              </w:rPr>
              <w:fldChar w:fldCharType="end"/>
            </w:r>
          </w:hyperlink>
        </w:p>
        <w:p w14:paraId="5AF844D5" w14:textId="52413296" w:rsidR="00F3671F"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273051" w:history="1">
            <w:r w:rsidR="00F3671F" w:rsidRPr="00E66649">
              <w:rPr>
                <w:rStyle w:val="Hipervnculo"/>
                <w:noProof/>
                <w:lang w:val="es-ES_tradnl"/>
              </w:rPr>
              <w:t>6</w:t>
            </w:r>
            <w:r w:rsidR="00F3671F">
              <w:rPr>
                <w:rFonts w:cstheme="minorBidi"/>
                <w:b w:val="0"/>
                <w:bCs w:val="0"/>
                <w:caps w:val="0"/>
                <w:noProof/>
                <w:kern w:val="2"/>
                <w:sz w:val="24"/>
                <w:szCs w:val="24"/>
                <w:lang w:val="es-ES" w:eastAsia="es-ES"/>
                <w14:ligatures w14:val="standardContextual"/>
              </w:rPr>
              <w:tab/>
            </w:r>
            <w:r w:rsidR="00F3671F" w:rsidRPr="00E66649">
              <w:rPr>
                <w:rStyle w:val="Hipervnculo"/>
                <w:noProof/>
                <w:lang w:val="es-ES_tradnl"/>
              </w:rPr>
              <w:t>Conclusiones y Trabajo Futuro</w:t>
            </w:r>
            <w:r w:rsidR="00F3671F">
              <w:rPr>
                <w:noProof/>
                <w:webHidden/>
              </w:rPr>
              <w:tab/>
            </w:r>
            <w:r w:rsidR="00F3671F">
              <w:rPr>
                <w:noProof/>
                <w:webHidden/>
              </w:rPr>
              <w:fldChar w:fldCharType="begin"/>
            </w:r>
            <w:r w:rsidR="00F3671F">
              <w:rPr>
                <w:noProof/>
                <w:webHidden/>
              </w:rPr>
              <w:instrText xml:space="preserve"> PAGEREF _Toc171273051 \h </w:instrText>
            </w:r>
            <w:r w:rsidR="00F3671F">
              <w:rPr>
                <w:noProof/>
                <w:webHidden/>
              </w:rPr>
            </w:r>
            <w:r w:rsidR="00F3671F">
              <w:rPr>
                <w:noProof/>
                <w:webHidden/>
              </w:rPr>
              <w:fldChar w:fldCharType="separate"/>
            </w:r>
            <w:r w:rsidR="00566B71">
              <w:rPr>
                <w:noProof/>
                <w:webHidden/>
              </w:rPr>
              <w:t>54</w:t>
            </w:r>
            <w:r w:rsidR="00F3671F">
              <w:rPr>
                <w:noProof/>
                <w:webHidden/>
              </w:rPr>
              <w:fldChar w:fldCharType="end"/>
            </w:r>
          </w:hyperlink>
        </w:p>
        <w:p w14:paraId="01759253" w14:textId="06B2E104"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52" w:history="1">
            <w:r w:rsidR="00F3671F" w:rsidRPr="00E66649">
              <w:rPr>
                <w:rStyle w:val="Hipervnculo"/>
                <w:noProof/>
                <w:lang w:val="es-ES_tradnl"/>
              </w:rPr>
              <w:t>6.1</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Conclusiones</w:t>
            </w:r>
            <w:r w:rsidR="00F3671F">
              <w:rPr>
                <w:noProof/>
                <w:webHidden/>
              </w:rPr>
              <w:tab/>
            </w:r>
            <w:r w:rsidR="00F3671F">
              <w:rPr>
                <w:noProof/>
                <w:webHidden/>
              </w:rPr>
              <w:fldChar w:fldCharType="begin"/>
            </w:r>
            <w:r w:rsidR="00F3671F">
              <w:rPr>
                <w:noProof/>
                <w:webHidden/>
              </w:rPr>
              <w:instrText xml:space="preserve"> PAGEREF _Toc171273052 \h </w:instrText>
            </w:r>
            <w:r w:rsidR="00F3671F">
              <w:rPr>
                <w:noProof/>
                <w:webHidden/>
              </w:rPr>
            </w:r>
            <w:r w:rsidR="00F3671F">
              <w:rPr>
                <w:noProof/>
                <w:webHidden/>
              </w:rPr>
              <w:fldChar w:fldCharType="separate"/>
            </w:r>
            <w:r w:rsidR="00566B71">
              <w:rPr>
                <w:noProof/>
                <w:webHidden/>
              </w:rPr>
              <w:t>54</w:t>
            </w:r>
            <w:r w:rsidR="00F3671F">
              <w:rPr>
                <w:noProof/>
                <w:webHidden/>
              </w:rPr>
              <w:fldChar w:fldCharType="end"/>
            </w:r>
          </w:hyperlink>
        </w:p>
        <w:p w14:paraId="167B1FB2" w14:textId="3E9D22ED"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53" w:history="1">
            <w:r w:rsidR="00F3671F" w:rsidRPr="00E66649">
              <w:rPr>
                <w:rStyle w:val="Hipervnculo"/>
                <w:noProof/>
                <w:lang w:val="es-ES_tradnl"/>
              </w:rPr>
              <w:t>6.2</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Trabajo Futuro</w:t>
            </w:r>
            <w:r w:rsidR="00F3671F">
              <w:rPr>
                <w:noProof/>
                <w:webHidden/>
              </w:rPr>
              <w:tab/>
            </w:r>
            <w:r w:rsidR="00F3671F">
              <w:rPr>
                <w:noProof/>
                <w:webHidden/>
              </w:rPr>
              <w:fldChar w:fldCharType="begin"/>
            </w:r>
            <w:r w:rsidR="00F3671F">
              <w:rPr>
                <w:noProof/>
                <w:webHidden/>
              </w:rPr>
              <w:instrText xml:space="preserve"> PAGEREF _Toc171273053 \h </w:instrText>
            </w:r>
            <w:r w:rsidR="00F3671F">
              <w:rPr>
                <w:noProof/>
                <w:webHidden/>
              </w:rPr>
            </w:r>
            <w:r w:rsidR="00F3671F">
              <w:rPr>
                <w:noProof/>
                <w:webHidden/>
              </w:rPr>
              <w:fldChar w:fldCharType="separate"/>
            </w:r>
            <w:r w:rsidR="00566B71">
              <w:rPr>
                <w:noProof/>
                <w:webHidden/>
              </w:rPr>
              <w:t>54</w:t>
            </w:r>
            <w:r w:rsidR="00F3671F">
              <w:rPr>
                <w:noProof/>
                <w:webHidden/>
              </w:rPr>
              <w:fldChar w:fldCharType="end"/>
            </w:r>
          </w:hyperlink>
        </w:p>
        <w:p w14:paraId="0C7BA338" w14:textId="54D359C6" w:rsidR="00F3671F"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273054" w:history="1">
            <w:r w:rsidR="00F3671F" w:rsidRPr="00E66649">
              <w:rPr>
                <w:rStyle w:val="Hipervnculo"/>
                <w:noProof/>
                <w:lang w:val="es-ES_tradnl"/>
              </w:rPr>
              <w:t>7</w:t>
            </w:r>
            <w:r w:rsidR="00F3671F">
              <w:rPr>
                <w:rFonts w:cstheme="minorBidi"/>
                <w:b w:val="0"/>
                <w:bCs w:val="0"/>
                <w:caps w:val="0"/>
                <w:noProof/>
                <w:kern w:val="2"/>
                <w:sz w:val="24"/>
                <w:szCs w:val="24"/>
                <w:lang w:val="es-ES" w:eastAsia="es-ES"/>
                <w14:ligatures w14:val="standardContextual"/>
              </w:rPr>
              <w:tab/>
            </w:r>
            <w:r w:rsidR="00F3671F" w:rsidRPr="00E66649">
              <w:rPr>
                <w:rStyle w:val="Hipervnculo"/>
                <w:noProof/>
                <w:lang w:val="es-ES_tradnl"/>
              </w:rPr>
              <w:t>Planificación y Presupuesto</w:t>
            </w:r>
            <w:r w:rsidR="00F3671F">
              <w:rPr>
                <w:noProof/>
                <w:webHidden/>
              </w:rPr>
              <w:tab/>
            </w:r>
            <w:r w:rsidR="00F3671F">
              <w:rPr>
                <w:noProof/>
                <w:webHidden/>
              </w:rPr>
              <w:fldChar w:fldCharType="begin"/>
            </w:r>
            <w:r w:rsidR="00F3671F">
              <w:rPr>
                <w:noProof/>
                <w:webHidden/>
              </w:rPr>
              <w:instrText xml:space="preserve"> PAGEREF _Toc171273054 \h </w:instrText>
            </w:r>
            <w:r w:rsidR="00F3671F">
              <w:rPr>
                <w:noProof/>
                <w:webHidden/>
              </w:rPr>
            </w:r>
            <w:r w:rsidR="00F3671F">
              <w:rPr>
                <w:noProof/>
                <w:webHidden/>
              </w:rPr>
              <w:fldChar w:fldCharType="separate"/>
            </w:r>
            <w:r w:rsidR="00566B71">
              <w:rPr>
                <w:noProof/>
                <w:webHidden/>
              </w:rPr>
              <w:t>56</w:t>
            </w:r>
            <w:r w:rsidR="00F3671F">
              <w:rPr>
                <w:noProof/>
                <w:webHidden/>
              </w:rPr>
              <w:fldChar w:fldCharType="end"/>
            </w:r>
          </w:hyperlink>
        </w:p>
        <w:p w14:paraId="7E31591E" w14:textId="135CF1A3"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55" w:history="1">
            <w:r w:rsidR="00F3671F" w:rsidRPr="00E66649">
              <w:rPr>
                <w:rStyle w:val="Hipervnculo"/>
                <w:noProof/>
                <w:lang w:val="es-ES_tradnl"/>
              </w:rPr>
              <w:t>7.1</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Planificación del proyecto</w:t>
            </w:r>
            <w:r w:rsidR="00F3671F">
              <w:rPr>
                <w:noProof/>
                <w:webHidden/>
              </w:rPr>
              <w:tab/>
            </w:r>
            <w:r w:rsidR="00F3671F">
              <w:rPr>
                <w:noProof/>
                <w:webHidden/>
              </w:rPr>
              <w:fldChar w:fldCharType="begin"/>
            </w:r>
            <w:r w:rsidR="00F3671F">
              <w:rPr>
                <w:noProof/>
                <w:webHidden/>
              </w:rPr>
              <w:instrText xml:space="preserve"> PAGEREF _Toc171273055 \h </w:instrText>
            </w:r>
            <w:r w:rsidR="00F3671F">
              <w:rPr>
                <w:noProof/>
                <w:webHidden/>
              </w:rPr>
            </w:r>
            <w:r w:rsidR="00F3671F">
              <w:rPr>
                <w:noProof/>
                <w:webHidden/>
              </w:rPr>
              <w:fldChar w:fldCharType="separate"/>
            </w:r>
            <w:r w:rsidR="00566B71">
              <w:rPr>
                <w:noProof/>
                <w:webHidden/>
              </w:rPr>
              <w:t>56</w:t>
            </w:r>
            <w:r w:rsidR="00F3671F">
              <w:rPr>
                <w:noProof/>
                <w:webHidden/>
              </w:rPr>
              <w:fldChar w:fldCharType="end"/>
            </w:r>
          </w:hyperlink>
        </w:p>
        <w:p w14:paraId="4634DE2E" w14:textId="220A22EF"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56" w:history="1">
            <w:r w:rsidR="00F3671F" w:rsidRPr="00E66649">
              <w:rPr>
                <w:rStyle w:val="Hipervnculo"/>
                <w:noProof/>
                <w:lang w:val="es-ES_tradnl"/>
              </w:rPr>
              <w:t>7.2</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Planificación del proyecto</w:t>
            </w:r>
            <w:r w:rsidR="00F3671F">
              <w:rPr>
                <w:noProof/>
                <w:webHidden/>
              </w:rPr>
              <w:tab/>
            </w:r>
            <w:r w:rsidR="00F3671F">
              <w:rPr>
                <w:noProof/>
                <w:webHidden/>
              </w:rPr>
              <w:fldChar w:fldCharType="begin"/>
            </w:r>
            <w:r w:rsidR="00F3671F">
              <w:rPr>
                <w:noProof/>
                <w:webHidden/>
              </w:rPr>
              <w:instrText xml:space="preserve"> PAGEREF _Toc171273056 \h </w:instrText>
            </w:r>
            <w:r w:rsidR="00F3671F">
              <w:rPr>
                <w:noProof/>
                <w:webHidden/>
              </w:rPr>
            </w:r>
            <w:r w:rsidR="00F3671F">
              <w:rPr>
                <w:noProof/>
                <w:webHidden/>
              </w:rPr>
              <w:fldChar w:fldCharType="separate"/>
            </w:r>
            <w:r w:rsidR="00566B71">
              <w:rPr>
                <w:noProof/>
                <w:webHidden/>
              </w:rPr>
              <w:t>56</w:t>
            </w:r>
            <w:r w:rsidR="00F3671F">
              <w:rPr>
                <w:noProof/>
                <w:webHidden/>
              </w:rPr>
              <w:fldChar w:fldCharType="end"/>
            </w:r>
          </w:hyperlink>
        </w:p>
        <w:p w14:paraId="753C59C2" w14:textId="23B25B96"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57" w:history="1">
            <w:r w:rsidR="00F3671F" w:rsidRPr="00E66649">
              <w:rPr>
                <w:rStyle w:val="Hipervnculo"/>
                <w:noProof/>
                <w:lang w:val="es-ES_tradnl"/>
              </w:rPr>
              <w:t>7.2.1</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Precios por hora</w:t>
            </w:r>
            <w:r w:rsidR="00F3671F">
              <w:rPr>
                <w:noProof/>
                <w:webHidden/>
              </w:rPr>
              <w:tab/>
            </w:r>
            <w:r w:rsidR="00F3671F">
              <w:rPr>
                <w:noProof/>
                <w:webHidden/>
              </w:rPr>
              <w:fldChar w:fldCharType="begin"/>
            </w:r>
            <w:r w:rsidR="00F3671F">
              <w:rPr>
                <w:noProof/>
                <w:webHidden/>
              </w:rPr>
              <w:instrText xml:space="preserve"> PAGEREF _Toc171273057 \h </w:instrText>
            </w:r>
            <w:r w:rsidR="00F3671F">
              <w:rPr>
                <w:noProof/>
                <w:webHidden/>
              </w:rPr>
            </w:r>
            <w:r w:rsidR="00F3671F">
              <w:rPr>
                <w:noProof/>
                <w:webHidden/>
              </w:rPr>
              <w:fldChar w:fldCharType="separate"/>
            </w:r>
            <w:r w:rsidR="00566B71">
              <w:rPr>
                <w:noProof/>
                <w:webHidden/>
              </w:rPr>
              <w:t>56</w:t>
            </w:r>
            <w:r w:rsidR="00F3671F">
              <w:rPr>
                <w:noProof/>
                <w:webHidden/>
              </w:rPr>
              <w:fldChar w:fldCharType="end"/>
            </w:r>
          </w:hyperlink>
        </w:p>
        <w:p w14:paraId="274C5985" w14:textId="0DC6FA46"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58" w:history="1">
            <w:r w:rsidR="00F3671F" w:rsidRPr="00E66649">
              <w:rPr>
                <w:rStyle w:val="Hipervnculo"/>
                <w:noProof/>
                <w:lang w:val="es-ES"/>
              </w:rPr>
              <w:t>7.2.2</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Precio por unidad de trabajo</w:t>
            </w:r>
            <w:r w:rsidR="00F3671F">
              <w:rPr>
                <w:noProof/>
                <w:webHidden/>
              </w:rPr>
              <w:tab/>
            </w:r>
            <w:r w:rsidR="00F3671F">
              <w:rPr>
                <w:noProof/>
                <w:webHidden/>
              </w:rPr>
              <w:fldChar w:fldCharType="begin"/>
            </w:r>
            <w:r w:rsidR="00F3671F">
              <w:rPr>
                <w:noProof/>
                <w:webHidden/>
              </w:rPr>
              <w:instrText xml:space="preserve"> PAGEREF _Toc171273058 \h </w:instrText>
            </w:r>
            <w:r w:rsidR="00F3671F">
              <w:rPr>
                <w:noProof/>
                <w:webHidden/>
              </w:rPr>
            </w:r>
            <w:r w:rsidR="00F3671F">
              <w:rPr>
                <w:noProof/>
                <w:webHidden/>
              </w:rPr>
              <w:fldChar w:fldCharType="separate"/>
            </w:r>
            <w:r w:rsidR="00566B71">
              <w:rPr>
                <w:noProof/>
                <w:webHidden/>
              </w:rPr>
              <w:t>57</w:t>
            </w:r>
            <w:r w:rsidR="00F3671F">
              <w:rPr>
                <w:noProof/>
                <w:webHidden/>
              </w:rPr>
              <w:fldChar w:fldCharType="end"/>
            </w:r>
          </w:hyperlink>
        </w:p>
        <w:p w14:paraId="3713087A" w14:textId="79CC5E5E"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59" w:history="1">
            <w:r w:rsidR="00F3671F" w:rsidRPr="00E66649">
              <w:rPr>
                <w:rStyle w:val="Hipervnculo"/>
                <w:noProof/>
                <w:lang w:val="es-ES_tradnl"/>
              </w:rPr>
              <w:t>7.2.3</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_tradnl"/>
              </w:rPr>
              <w:t>Presupuesto total</w:t>
            </w:r>
            <w:r w:rsidR="00F3671F">
              <w:rPr>
                <w:noProof/>
                <w:webHidden/>
              </w:rPr>
              <w:tab/>
            </w:r>
            <w:r w:rsidR="00F3671F">
              <w:rPr>
                <w:noProof/>
                <w:webHidden/>
              </w:rPr>
              <w:fldChar w:fldCharType="begin"/>
            </w:r>
            <w:r w:rsidR="00F3671F">
              <w:rPr>
                <w:noProof/>
                <w:webHidden/>
              </w:rPr>
              <w:instrText xml:space="preserve"> PAGEREF _Toc171273059 \h </w:instrText>
            </w:r>
            <w:r w:rsidR="00F3671F">
              <w:rPr>
                <w:noProof/>
                <w:webHidden/>
              </w:rPr>
            </w:r>
            <w:r w:rsidR="00F3671F">
              <w:rPr>
                <w:noProof/>
                <w:webHidden/>
              </w:rPr>
              <w:fldChar w:fldCharType="separate"/>
            </w:r>
            <w:r w:rsidR="00566B71">
              <w:rPr>
                <w:noProof/>
                <w:webHidden/>
              </w:rPr>
              <w:t>60</w:t>
            </w:r>
            <w:r w:rsidR="00F3671F">
              <w:rPr>
                <w:noProof/>
                <w:webHidden/>
              </w:rPr>
              <w:fldChar w:fldCharType="end"/>
            </w:r>
          </w:hyperlink>
        </w:p>
        <w:p w14:paraId="7038FCE5" w14:textId="3ABB3ECA" w:rsidR="00F3671F"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273060" w:history="1">
            <w:r w:rsidR="00F3671F" w:rsidRPr="00E66649">
              <w:rPr>
                <w:rStyle w:val="Hipervnculo"/>
                <w:noProof/>
              </w:rPr>
              <w:t>8</w:t>
            </w:r>
            <w:r w:rsidR="00F3671F">
              <w:rPr>
                <w:rFonts w:cstheme="minorBidi"/>
                <w:b w:val="0"/>
                <w:bCs w:val="0"/>
                <w:caps w:val="0"/>
                <w:noProof/>
                <w:kern w:val="2"/>
                <w:sz w:val="24"/>
                <w:szCs w:val="24"/>
                <w:lang w:val="es-ES" w:eastAsia="es-ES"/>
                <w14:ligatures w14:val="standardContextual"/>
              </w:rPr>
              <w:tab/>
            </w:r>
            <w:r w:rsidR="00F3671F" w:rsidRPr="00E66649">
              <w:rPr>
                <w:rStyle w:val="Hipervnculo"/>
                <w:noProof/>
                <w:lang w:val="es-ES"/>
              </w:rPr>
              <w:t>Referencias</w:t>
            </w:r>
            <w:r w:rsidR="00F3671F">
              <w:rPr>
                <w:noProof/>
                <w:webHidden/>
              </w:rPr>
              <w:tab/>
            </w:r>
            <w:r w:rsidR="00F3671F">
              <w:rPr>
                <w:noProof/>
                <w:webHidden/>
              </w:rPr>
              <w:fldChar w:fldCharType="begin"/>
            </w:r>
            <w:r w:rsidR="00F3671F">
              <w:rPr>
                <w:noProof/>
                <w:webHidden/>
              </w:rPr>
              <w:instrText xml:space="preserve"> PAGEREF _Toc171273060 \h </w:instrText>
            </w:r>
            <w:r w:rsidR="00F3671F">
              <w:rPr>
                <w:noProof/>
                <w:webHidden/>
              </w:rPr>
            </w:r>
            <w:r w:rsidR="00F3671F">
              <w:rPr>
                <w:noProof/>
                <w:webHidden/>
              </w:rPr>
              <w:fldChar w:fldCharType="separate"/>
            </w:r>
            <w:r w:rsidR="00566B71">
              <w:rPr>
                <w:noProof/>
                <w:webHidden/>
              </w:rPr>
              <w:t>61</w:t>
            </w:r>
            <w:r w:rsidR="00F3671F">
              <w:rPr>
                <w:noProof/>
                <w:webHidden/>
              </w:rPr>
              <w:fldChar w:fldCharType="end"/>
            </w:r>
          </w:hyperlink>
        </w:p>
        <w:p w14:paraId="554ACF75" w14:textId="44A1CAA3" w:rsidR="00F3671F"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273061" w:history="1">
            <w:r w:rsidR="00F3671F" w:rsidRPr="00E66649">
              <w:rPr>
                <w:rStyle w:val="Hipervnculo"/>
                <w:noProof/>
              </w:rPr>
              <w:t>9</w:t>
            </w:r>
            <w:r w:rsidR="00F3671F">
              <w:rPr>
                <w:rFonts w:cstheme="minorBidi"/>
                <w:b w:val="0"/>
                <w:bCs w:val="0"/>
                <w:caps w:val="0"/>
                <w:noProof/>
                <w:kern w:val="2"/>
                <w:sz w:val="24"/>
                <w:szCs w:val="24"/>
                <w:lang w:val="es-ES" w:eastAsia="es-ES"/>
                <w14:ligatures w14:val="standardContextual"/>
              </w:rPr>
              <w:tab/>
            </w:r>
            <w:r w:rsidR="00F3671F" w:rsidRPr="00E66649">
              <w:rPr>
                <w:rStyle w:val="Hipervnculo"/>
                <w:noProof/>
              </w:rPr>
              <w:t>Anexos</w:t>
            </w:r>
            <w:r w:rsidR="00F3671F">
              <w:rPr>
                <w:noProof/>
                <w:webHidden/>
              </w:rPr>
              <w:tab/>
            </w:r>
            <w:r w:rsidR="00F3671F">
              <w:rPr>
                <w:noProof/>
                <w:webHidden/>
              </w:rPr>
              <w:fldChar w:fldCharType="begin"/>
            </w:r>
            <w:r w:rsidR="00F3671F">
              <w:rPr>
                <w:noProof/>
                <w:webHidden/>
              </w:rPr>
              <w:instrText xml:space="preserve"> PAGEREF _Toc171273061 \h </w:instrText>
            </w:r>
            <w:r w:rsidR="00F3671F">
              <w:rPr>
                <w:noProof/>
                <w:webHidden/>
              </w:rPr>
            </w:r>
            <w:r w:rsidR="00F3671F">
              <w:rPr>
                <w:noProof/>
                <w:webHidden/>
              </w:rPr>
              <w:fldChar w:fldCharType="separate"/>
            </w:r>
            <w:r w:rsidR="00566B71">
              <w:rPr>
                <w:noProof/>
                <w:webHidden/>
              </w:rPr>
              <w:t>63</w:t>
            </w:r>
            <w:r w:rsidR="00F3671F">
              <w:rPr>
                <w:noProof/>
                <w:webHidden/>
              </w:rPr>
              <w:fldChar w:fldCharType="end"/>
            </w:r>
          </w:hyperlink>
        </w:p>
        <w:p w14:paraId="3205957E" w14:textId="6462C696"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62" w:history="1">
            <w:r w:rsidR="00F3671F" w:rsidRPr="00E66649">
              <w:rPr>
                <w:rStyle w:val="Hipervnculo"/>
                <w:noProof/>
                <w:lang w:val="es-ES_tradnl"/>
              </w:rPr>
              <w:t>9.1</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Dominio de las características</w:t>
            </w:r>
            <w:r w:rsidR="00F3671F">
              <w:rPr>
                <w:noProof/>
                <w:webHidden/>
              </w:rPr>
              <w:tab/>
            </w:r>
            <w:r w:rsidR="00F3671F">
              <w:rPr>
                <w:noProof/>
                <w:webHidden/>
              </w:rPr>
              <w:fldChar w:fldCharType="begin"/>
            </w:r>
            <w:r w:rsidR="00F3671F">
              <w:rPr>
                <w:noProof/>
                <w:webHidden/>
              </w:rPr>
              <w:instrText xml:space="preserve"> PAGEREF _Toc171273062 \h </w:instrText>
            </w:r>
            <w:r w:rsidR="00F3671F">
              <w:rPr>
                <w:noProof/>
                <w:webHidden/>
              </w:rPr>
            </w:r>
            <w:r w:rsidR="00F3671F">
              <w:rPr>
                <w:noProof/>
                <w:webHidden/>
              </w:rPr>
              <w:fldChar w:fldCharType="separate"/>
            </w:r>
            <w:r w:rsidR="00566B71">
              <w:rPr>
                <w:noProof/>
                <w:webHidden/>
              </w:rPr>
              <w:t>63</w:t>
            </w:r>
            <w:r w:rsidR="00F3671F">
              <w:rPr>
                <w:noProof/>
                <w:webHidden/>
              </w:rPr>
              <w:fldChar w:fldCharType="end"/>
            </w:r>
          </w:hyperlink>
        </w:p>
        <w:p w14:paraId="1B44E262" w14:textId="08ECD8A1"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63" w:history="1">
            <w:r w:rsidR="00F3671F" w:rsidRPr="00E66649">
              <w:rPr>
                <w:rStyle w:val="Hipervnculo"/>
                <w:noProof/>
              </w:rPr>
              <w:t>9.1.1</w:t>
            </w:r>
            <w:r w:rsidR="00F3671F">
              <w:rPr>
                <w:rFonts w:cstheme="minorBidi"/>
                <w:i w:val="0"/>
                <w:iCs w:val="0"/>
                <w:noProof/>
                <w:kern w:val="2"/>
                <w:sz w:val="24"/>
                <w:szCs w:val="24"/>
                <w:lang w:val="es-ES" w:eastAsia="es-ES"/>
                <w14:ligatures w14:val="standardContextual"/>
              </w:rPr>
              <w:tab/>
            </w:r>
            <w:r w:rsidR="00F3671F" w:rsidRPr="00E66649">
              <w:rPr>
                <w:rStyle w:val="Hipervnculo"/>
                <w:noProof/>
              </w:rPr>
              <w:t>Statement Category</w:t>
            </w:r>
            <w:r w:rsidR="00F3671F">
              <w:rPr>
                <w:noProof/>
                <w:webHidden/>
              </w:rPr>
              <w:tab/>
            </w:r>
            <w:r w:rsidR="00F3671F">
              <w:rPr>
                <w:noProof/>
                <w:webHidden/>
              </w:rPr>
              <w:fldChar w:fldCharType="begin"/>
            </w:r>
            <w:r w:rsidR="00F3671F">
              <w:rPr>
                <w:noProof/>
                <w:webHidden/>
              </w:rPr>
              <w:instrText xml:space="preserve"> PAGEREF _Toc171273063 \h </w:instrText>
            </w:r>
            <w:r w:rsidR="00F3671F">
              <w:rPr>
                <w:noProof/>
                <w:webHidden/>
              </w:rPr>
            </w:r>
            <w:r w:rsidR="00F3671F">
              <w:rPr>
                <w:noProof/>
                <w:webHidden/>
              </w:rPr>
              <w:fldChar w:fldCharType="separate"/>
            </w:r>
            <w:r w:rsidR="00566B71">
              <w:rPr>
                <w:noProof/>
                <w:webHidden/>
              </w:rPr>
              <w:t>63</w:t>
            </w:r>
            <w:r w:rsidR="00F3671F">
              <w:rPr>
                <w:noProof/>
                <w:webHidden/>
              </w:rPr>
              <w:fldChar w:fldCharType="end"/>
            </w:r>
          </w:hyperlink>
        </w:p>
        <w:p w14:paraId="3CAD9AC0" w14:textId="01412F6A"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64" w:history="1">
            <w:r w:rsidR="00F3671F" w:rsidRPr="00E66649">
              <w:rPr>
                <w:rStyle w:val="Hipervnculo"/>
                <w:noProof/>
                <w:lang w:val="en-US"/>
              </w:rPr>
              <w:t>9.1.2</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n-US"/>
              </w:rPr>
              <w:t>Statement Role</w:t>
            </w:r>
            <w:r w:rsidR="00F3671F">
              <w:rPr>
                <w:noProof/>
                <w:webHidden/>
              </w:rPr>
              <w:tab/>
            </w:r>
            <w:r w:rsidR="00F3671F">
              <w:rPr>
                <w:noProof/>
                <w:webHidden/>
              </w:rPr>
              <w:fldChar w:fldCharType="begin"/>
            </w:r>
            <w:r w:rsidR="00F3671F">
              <w:rPr>
                <w:noProof/>
                <w:webHidden/>
              </w:rPr>
              <w:instrText xml:space="preserve"> PAGEREF _Toc171273064 \h </w:instrText>
            </w:r>
            <w:r w:rsidR="00F3671F">
              <w:rPr>
                <w:noProof/>
                <w:webHidden/>
              </w:rPr>
            </w:r>
            <w:r w:rsidR="00F3671F">
              <w:rPr>
                <w:noProof/>
                <w:webHidden/>
              </w:rPr>
              <w:fldChar w:fldCharType="separate"/>
            </w:r>
            <w:r w:rsidR="00566B71">
              <w:rPr>
                <w:noProof/>
                <w:webHidden/>
              </w:rPr>
              <w:t>63</w:t>
            </w:r>
            <w:r w:rsidR="00F3671F">
              <w:rPr>
                <w:noProof/>
                <w:webHidden/>
              </w:rPr>
              <w:fldChar w:fldCharType="end"/>
            </w:r>
          </w:hyperlink>
        </w:p>
        <w:p w14:paraId="6B1686B9" w14:textId="3C3C5C6C"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65" w:history="1">
            <w:r w:rsidR="00F3671F" w:rsidRPr="00E66649">
              <w:rPr>
                <w:rStyle w:val="Hipervnculo"/>
                <w:noProof/>
              </w:rPr>
              <w:t>9.1.3</w:t>
            </w:r>
            <w:r w:rsidR="00F3671F">
              <w:rPr>
                <w:rFonts w:cstheme="minorBidi"/>
                <w:i w:val="0"/>
                <w:iCs w:val="0"/>
                <w:noProof/>
                <w:kern w:val="2"/>
                <w:sz w:val="24"/>
                <w:szCs w:val="24"/>
                <w:lang w:val="es-ES" w:eastAsia="es-ES"/>
                <w14:ligatures w14:val="standardContextual"/>
              </w:rPr>
              <w:tab/>
            </w:r>
            <w:r w:rsidR="00F3671F" w:rsidRPr="00E66649">
              <w:rPr>
                <w:rStyle w:val="Hipervnculo"/>
                <w:noProof/>
              </w:rPr>
              <w:t>Expression Category</w:t>
            </w:r>
            <w:r w:rsidR="00F3671F">
              <w:rPr>
                <w:noProof/>
                <w:webHidden/>
              </w:rPr>
              <w:tab/>
            </w:r>
            <w:r w:rsidR="00F3671F">
              <w:rPr>
                <w:noProof/>
                <w:webHidden/>
              </w:rPr>
              <w:fldChar w:fldCharType="begin"/>
            </w:r>
            <w:r w:rsidR="00F3671F">
              <w:rPr>
                <w:noProof/>
                <w:webHidden/>
              </w:rPr>
              <w:instrText xml:space="preserve"> PAGEREF _Toc171273065 \h </w:instrText>
            </w:r>
            <w:r w:rsidR="00F3671F">
              <w:rPr>
                <w:noProof/>
                <w:webHidden/>
              </w:rPr>
            </w:r>
            <w:r w:rsidR="00F3671F">
              <w:rPr>
                <w:noProof/>
                <w:webHidden/>
              </w:rPr>
              <w:fldChar w:fldCharType="separate"/>
            </w:r>
            <w:r w:rsidR="00566B71">
              <w:rPr>
                <w:noProof/>
                <w:webHidden/>
              </w:rPr>
              <w:t>63</w:t>
            </w:r>
            <w:r w:rsidR="00F3671F">
              <w:rPr>
                <w:noProof/>
                <w:webHidden/>
              </w:rPr>
              <w:fldChar w:fldCharType="end"/>
            </w:r>
          </w:hyperlink>
        </w:p>
        <w:p w14:paraId="5A3B5247" w14:textId="1FD8D8A9"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66" w:history="1">
            <w:r w:rsidR="00F3671F" w:rsidRPr="00E66649">
              <w:rPr>
                <w:rStyle w:val="Hipervnculo"/>
                <w:noProof/>
              </w:rPr>
              <w:t>9.1.4</w:t>
            </w:r>
            <w:r w:rsidR="00F3671F">
              <w:rPr>
                <w:rFonts w:cstheme="minorBidi"/>
                <w:i w:val="0"/>
                <w:iCs w:val="0"/>
                <w:noProof/>
                <w:kern w:val="2"/>
                <w:sz w:val="24"/>
                <w:szCs w:val="24"/>
                <w:lang w:val="es-ES" w:eastAsia="es-ES"/>
                <w14:ligatures w14:val="standardContextual"/>
              </w:rPr>
              <w:tab/>
            </w:r>
            <w:r w:rsidR="00F3671F" w:rsidRPr="00E66649">
              <w:rPr>
                <w:rStyle w:val="Hipervnculo"/>
                <w:noProof/>
              </w:rPr>
              <w:t>Expression Role</w:t>
            </w:r>
            <w:r w:rsidR="00F3671F">
              <w:rPr>
                <w:noProof/>
                <w:webHidden/>
              </w:rPr>
              <w:tab/>
            </w:r>
            <w:r w:rsidR="00F3671F">
              <w:rPr>
                <w:noProof/>
                <w:webHidden/>
              </w:rPr>
              <w:fldChar w:fldCharType="begin"/>
            </w:r>
            <w:r w:rsidR="00F3671F">
              <w:rPr>
                <w:noProof/>
                <w:webHidden/>
              </w:rPr>
              <w:instrText xml:space="preserve"> PAGEREF _Toc171273066 \h </w:instrText>
            </w:r>
            <w:r w:rsidR="00F3671F">
              <w:rPr>
                <w:noProof/>
                <w:webHidden/>
              </w:rPr>
            </w:r>
            <w:r w:rsidR="00F3671F">
              <w:rPr>
                <w:noProof/>
                <w:webHidden/>
              </w:rPr>
              <w:fldChar w:fldCharType="separate"/>
            </w:r>
            <w:r w:rsidR="00566B71">
              <w:rPr>
                <w:noProof/>
                <w:webHidden/>
              </w:rPr>
              <w:t>63</w:t>
            </w:r>
            <w:r w:rsidR="00F3671F">
              <w:rPr>
                <w:noProof/>
                <w:webHidden/>
              </w:rPr>
              <w:fldChar w:fldCharType="end"/>
            </w:r>
          </w:hyperlink>
        </w:p>
        <w:p w14:paraId="30D05D5D" w14:textId="1CC7A851"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67" w:history="1">
            <w:r w:rsidR="00F3671F" w:rsidRPr="00E66649">
              <w:rPr>
                <w:rStyle w:val="Hipervnculo"/>
                <w:noProof/>
                <w:lang w:val="es-ES_tradnl"/>
              </w:rPr>
              <w:t>9.2</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_tradnl"/>
              </w:rPr>
              <w:t>Resultados Detección de Anomalías</w:t>
            </w:r>
            <w:r w:rsidR="00F3671F">
              <w:rPr>
                <w:noProof/>
                <w:webHidden/>
              </w:rPr>
              <w:tab/>
            </w:r>
            <w:r w:rsidR="00F3671F">
              <w:rPr>
                <w:noProof/>
                <w:webHidden/>
              </w:rPr>
              <w:fldChar w:fldCharType="begin"/>
            </w:r>
            <w:r w:rsidR="00F3671F">
              <w:rPr>
                <w:noProof/>
                <w:webHidden/>
              </w:rPr>
              <w:instrText xml:space="preserve"> PAGEREF _Toc171273067 \h </w:instrText>
            </w:r>
            <w:r w:rsidR="00F3671F">
              <w:rPr>
                <w:noProof/>
                <w:webHidden/>
              </w:rPr>
            </w:r>
            <w:r w:rsidR="00F3671F">
              <w:rPr>
                <w:noProof/>
                <w:webHidden/>
              </w:rPr>
              <w:fldChar w:fldCharType="separate"/>
            </w:r>
            <w:r w:rsidR="00566B71">
              <w:rPr>
                <w:noProof/>
                <w:webHidden/>
              </w:rPr>
              <w:t>64</w:t>
            </w:r>
            <w:r w:rsidR="00F3671F">
              <w:rPr>
                <w:noProof/>
                <w:webHidden/>
              </w:rPr>
              <w:fldChar w:fldCharType="end"/>
            </w:r>
          </w:hyperlink>
        </w:p>
        <w:p w14:paraId="449A7E05" w14:textId="2A4336C7"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68" w:history="1">
            <w:r w:rsidR="00F3671F" w:rsidRPr="00E66649">
              <w:rPr>
                <w:rStyle w:val="Hipervnculo"/>
                <w:noProof/>
              </w:rPr>
              <w:t>9.2.1</w:t>
            </w:r>
            <w:r w:rsidR="00F3671F">
              <w:rPr>
                <w:rFonts w:cstheme="minorBidi"/>
                <w:i w:val="0"/>
                <w:iCs w:val="0"/>
                <w:noProof/>
                <w:kern w:val="2"/>
                <w:sz w:val="24"/>
                <w:szCs w:val="24"/>
                <w:lang w:val="es-ES" w:eastAsia="es-ES"/>
                <w14:ligatures w14:val="standardContextual"/>
              </w:rPr>
              <w:tab/>
            </w:r>
            <w:r w:rsidR="00F3671F" w:rsidRPr="00E66649">
              <w:rPr>
                <w:rStyle w:val="Hipervnculo"/>
                <w:noProof/>
              </w:rPr>
              <w:t>Programs</w:t>
            </w:r>
            <w:r w:rsidR="00F3671F">
              <w:rPr>
                <w:noProof/>
                <w:webHidden/>
              </w:rPr>
              <w:tab/>
            </w:r>
            <w:r w:rsidR="00F3671F">
              <w:rPr>
                <w:noProof/>
                <w:webHidden/>
              </w:rPr>
              <w:fldChar w:fldCharType="begin"/>
            </w:r>
            <w:r w:rsidR="00F3671F">
              <w:rPr>
                <w:noProof/>
                <w:webHidden/>
              </w:rPr>
              <w:instrText xml:space="preserve"> PAGEREF _Toc171273068 \h </w:instrText>
            </w:r>
            <w:r w:rsidR="00F3671F">
              <w:rPr>
                <w:noProof/>
                <w:webHidden/>
              </w:rPr>
            </w:r>
            <w:r w:rsidR="00F3671F">
              <w:rPr>
                <w:noProof/>
                <w:webHidden/>
              </w:rPr>
              <w:fldChar w:fldCharType="separate"/>
            </w:r>
            <w:r w:rsidR="00566B71">
              <w:rPr>
                <w:noProof/>
                <w:webHidden/>
              </w:rPr>
              <w:t>64</w:t>
            </w:r>
            <w:r w:rsidR="00F3671F">
              <w:rPr>
                <w:noProof/>
                <w:webHidden/>
              </w:rPr>
              <w:fldChar w:fldCharType="end"/>
            </w:r>
          </w:hyperlink>
        </w:p>
        <w:p w14:paraId="75E1595C" w14:textId="25AB4911"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69" w:history="1">
            <w:r w:rsidR="00F3671F" w:rsidRPr="00E66649">
              <w:rPr>
                <w:rStyle w:val="Hipervnculo"/>
                <w:noProof/>
                <w:lang w:val="en-US"/>
              </w:rPr>
              <w:t>9.2.2</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n-US"/>
              </w:rPr>
              <w:t>Modules</w:t>
            </w:r>
            <w:r w:rsidR="00F3671F">
              <w:rPr>
                <w:noProof/>
                <w:webHidden/>
              </w:rPr>
              <w:tab/>
            </w:r>
            <w:r w:rsidR="00F3671F">
              <w:rPr>
                <w:noProof/>
                <w:webHidden/>
              </w:rPr>
              <w:fldChar w:fldCharType="begin"/>
            </w:r>
            <w:r w:rsidR="00F3671F">
              <w:rPr>
                <w:noProof/>
                <w:webHidden/>
              </w:rPr>
              <w:instrText xml:space="preserve"> PAGEREF _Toc171273069 \h </w:instrText>
            </w:r>
            <w:r w:rsidR="00F3671F">
              <w:rPr>
                <w:noProof/>
                <w:webHidden/>
              </w:rPr>
            </w:r>
            <w:r w:rsidR="00F3671F">
              <w:rPr>
                <w:noProof/>
                <w:webHidden/>
              </w:rPr>
              <w:fldChar w:fldCharType="separate"/>
            </w:r>
            <w:r w:rsidR="00566B71">
              <w:rPr>
                <w:noProof/>
                <w:webHidden/>
              </w:rPr>
              <w:t>65</w:t>
            </w:r>
            <w:r w:rsidR="00F3671F">
              <w:rPr>
                <w:noProof/>
                <w:webHidden/>
              </w:rPr>
              <w:fldChar w:fldCharType="end"/>
            </w:r>
          </w:hyperlink>
        </w:p>
        <w:p w14:paraId="612E0C91" w14:textId="46422006"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70" w:history="1">
            <w:r w:rsidR="00F3671F" w:rsidRPr="00E66649">
              <w:rPr>
                <w:rStyle w:val="Hipervnculo"/>
                <w:noProof/>
                <w:lang w:val="es-ES"/>
              </w:rPr>
              <w:t>9.2.3</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Imports</w:t>
            </w:r>
            <w:r w:rsidR="00F3671F">
              <w:rPr>
                <w:noProof/>
                <w:webHidden/>
              </w:rPr>
              <w:tab/>
            </w:r>
            <w:r w:rsidR="00F3671F">
              <w:rPr>
                <w:noProof/>
                <w:webHidden/>
              </w:rPr>
              <w:fldChar w:fldCharType="begin"/>
            </w:r>
            <w:r w:rsidR="00F3671F">
              <w:rPr>
                <w:noProof/>
                <w:webHidden/>
              </w:rPr>
              <w:instrText xml:space="preserve"> PAGEREF _Toc171273070 \h </w:instrText>
            </w:r>
            <w:r w:rsidR="00F3671F">
              <w:rPr>
                <w:noProof/>
                <w:webHidden/>
              </w:rPr>
            </w:r>
            <w:r w:rsidR="00F3671F">
              <w:rPr>
                <w:noProof/>
                <w:webHidden/>
              </w:rPr>
              <w:fldChar w:fldCharType="separate"/>
            </w:r>
            <w:r w:rsidR="00566B71">
              <w:rPr>
                <w:noProof/>
                <w:webHidden/>
              </w:rPr>
              <w:t>66</w:t>
            </w:r>
            <w:r w:rsidR="00F3671F">
              <w:rPr>
                <w:noProof/>
                <w:webHidden/>
              </w:rPr>
              <w:fldChar w:fldCharType="end"/>
            </w:r>
          </w:hyperlink>
        </w:p>
        <w:p w14:paraId="3EA4F11D" w14:textId="16634B8D"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71" w:history="1">
            <w:r w:rsidR="00F3671F" w:rsidRPr="00E66649">
              <w:rPr>
                <w:rStyle w:val="Hipervnculo"/>
                <w:noProof/>
                <w:lang w:val="es-ES"/>
              </w:rPr>
              <w:t>9.2.4</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Class Definitions</w:t>
            </w:r>
            <w:r w:rsidR="00F3671F">
              <w:rPr>
                <w:noProof/>
                <w:webHidden/>
              </w:rPr>
              <w:tab/>
            </w:r>
            <w:r w:rsidR="00F3671F">
              <w:rPr>
                <w:noProof/>
                <w:webHidden/>
              </w:rPr>
              <w:fldChar w:fldCharType="begin"/>
            </w:r>
            <w:r w:rsidR="00F3671F">
              <w:rPr>
                <w:noProof/>
                <w:webHidden/>
              </w:rPr>
              <w:instrText xml:space="preserve"> PAGEREF _Toc171273071 \h </w:instrText>
            </w:r>
            <w:r w:rsidR="00F3671F">
              <w:rPr>
                <w:noProof/>
                <w:webHidden/>
              </w:rPr>
            </w:r>
            <w:r w:rsidR="00F3671F">
              <w:rPr>
                <w:noProof/>
                <w:webHidden/>
              </w:rPr>
              <w:fldChar w:fldCharType="separate"/>
            </w:r>
            <w:r w:rsidR="00566B71">
              <w:rPr>
                <w:noProof/>
                <w:webHidden/>
              </w:rPr>
              <w:t>67</w:t>
            </w:r>
            <w:r w:rsidR="00F3671F">
              <w:rPr>
                <w:noProof/>
                <w:webHidden/>
              </w:rPr>
              <w:fldChar w:fldCharType="end"/>
            </w:r>
          </w:hyperlink>
        </w:p>
        <w:p w14:paraId="58C2C897" w14:textId="05A8238F"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72" w:history="1">
            <w:r w:rsidR="00F3671F" w:rsidRPr="00E66649">
              <w:rPr>
                <w:rStyle w:val="Hipervnculo"/>
                <w:noProof/>
              </w:rPr>
              <w:t>9.2.5</w:t>
            </w:r>
            <w:r w:rsidR="00F3671F">
              <w:rPr>
                <w:rFonts w:cstheme="minorBidi"/>
                <w:i w:val="0"/>
                <w:iCs w:val="0"/>
                <w:noProof/>
                <w:kern w:val="2"/>
                <w:sz w:val="24"/>
                <w:szCs w:val="24"/>
                <w:lang w:val="es-ES" w:eastAsia="es-ES"/>
                <w14:ligatures w14:val="standardContextual"/>
              </w:rPr>
              <w:tab/>
            </w:r>
            <w:r w:rsidR="00F3671F" w:rsidRPr="00E66649">
              <w:rPr>
                <w:rStyle w:val="Hipervnculo"/>
                <w:noProof/>
              </w:rPr>
              <w:t>Function Definitions</w:t>
            </w:r>
            <w:r w:rsidR="00F3671F">
              <w:rPr>
                <w:noProof/>
                <w:webHidden/>
              </w:rPr>
              <w:tab/>
            </w:r>
            <w:r w:rsidR="00F3671F">
              <w:rPr>
                <w:noProof/>
                <w:webHidden/>
              </w:rPr>
              <w:fldChar w:fldCharType="begin"/>
            </w:r>
            <w:r w:rsidR="00F3671F">
              <w:rPr>
                <w:noProof/>
                <w:webHidden/>
              </w:rPr>
              <w:instrText xml:space="preserve"> PAGEREF _Toc171273072 \h </w:instrText>
            </w:r>
            <w:r w:rsidR="00F3671F">
              <w:rPr>
                <w:noProof/>
                <w:webHidden/>
              </w:rPr>
            </w:r>
            <w:r w:rsidR="00F3671F">
              <w:rPr>
                <w:noProof/>
                <w:webHidden/>
              </w:rPr>
              <w:fldChar w:fldCharType="separate"/>
            </w:r>
            <w:r w:rsidR="00566B71">
              <w:rPr>
                <w:noProof/>
                <w:webHidden/>
              </w:rPr>
              <w:t>70</w:t>
            </w:r>
            <w:r w:rsidR="00F3671F">
              <w:rPr>
                <w:noProof/>
                <w:webHidden/>
              </w:rPr>
              <w:fldChar w:fldCharType="end"/>
            </w:r>
          </w:hyperlink>
        </w:p>
        <w:p w14:paraId="439627A4" w14:textId="78F810B6"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73" w:history="1">
            <w:r w:rsidR="00F3671F" w:rsidRPr="00E66649">
              <w:rPr>
                <w:rStyle w:val="Hipervnculo"/>
                <w:noProof/>
                <w:lang w:val="es-ES"/>
              </w:rPr>
              <w:t>9.2.6</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Method Definitions</w:t>
            </w:r>
            <w:r w:rsidR="00F3671F">
              <w:rPr>
                <w:noProof/>
                <w:webHidden/>
              </w:rPr>
              <w:tab/>
            </w:r>
            <w:r w:rsidR="00F3671F">
              <w:rPr>
                <w:noProof/>
                <w:webHidden/>
              </w:rPr>
              <w:fldChar w:fldCharType="begin"/>
            </w:r>
            <w:r w:rsidR="00F3671F">
              <w:rPr>
                <w:noProof/>
                <w:webHidden/>
              </w:rPr>
              <w:instrText xml:space="preserve"> PAGEREF _Toc171273073 \h </w:instrText>
            </w:r>
            <w:r w:rsidR="00F3671F">
              <w:rPr>
                <w:noProof/>
                <w:webHidden/>
              </w:rPr>
            </w:r>
            <w:r w:rsidR="00F3671F">
              <w:rPr>
                <w:noProof/>
                <w:webHidden/>
              </w:rPr>
              <w:fldChar w:fldCharType="separate"/>
            </w:r>
            <w:r w:rsidR="00566B71">
              <w:rPr>
                <w:noProof/>
                <w:webHidden/>
              </w:rPr>
              <w:t>71</w:t>
            </w:r>
            <w:r w:rsidR="00F3671F">
              <w:rPr>
                <w:noProof/>
                <w:webHidden/>
              </w:rPr>
              <w:fldChar w:fldCharType="end"/>
            </w:r>
          </w:hyperlink>
        </w:p>
        <w:p w14:paraId="727B8FCC" w14:textId="35820650"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74" w:history="1">
            <w:r w:rsidR="00F3671F" w:rsidRPr="00E66649">
              <w:rPr>
                <w:rStyle w:val="Hipervnculo"/>
                <w:noProof/>
                <w:lang w:val="es-ES"/>
              </w:rPr>
              <w:t>9.2.7</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Statements</w:t>
            </w:r>
            <w:r w:rsidR="00F3671F">
              <w:rPr>
                <w:noProof/>
                <w:webHidden/>
              </w:rPr>
              <w:tab/>
            </w:r>
            <w:r w:rsidR="00F3671F">
              <w:rPr>
                <w:noProof/>
                <w:webHidden/>
              </w:rPr>
              <w:fldChar w:fldCharType="begin"/>
            </w:r>
            <w:r w:rsidR="00F3671F">
              <w:rPr>
                <w:noProof/>
                <w:webHidden/>
              </w:rPr>
              <w:instrText xml:space="preserve"> PAGEREF _Toc171273074 \h </w:instrText>
            </w:r>
            <w:r w:rsidR="00F3671F">
              <w:rPr>
                <w:noProof/>
                <w:webHidden/>
              </w:rPr>
            </w:r>
            <w:r w:rsidR="00F3671F">
              <w:rPr>
                <w:noProof/>
                <w:webHidden/>
              </w:rPr>
              <w:fldChar w:fldCharType="separate"/>
            </w:r>
            <w:r w:rsidR="00566B71">
              <w:rPr>
                <w:noProof/>
                <w:webHidden/>
              </w:rPr>
              <w:t>74</w:t>
            </w:r>
            <w:r w:rsidR="00F3671F">
              <w:rPr>
                <w:noProof/>
                <w:webHidden/>
              </w:rPr>
              <w:fldChar w:fldCharType="end"/>
            </w:r>
          </w:hyperlink>
        </w:p>
        <w:p w14:paraId="0948816B" w14:textId="706A4C12"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75" w:history="1">
            <w:r w:rsidR="00F3671F" w:rsidRPr="00E66649">
              <w:rPr>
                <w:rStyle w:val="Hipervnculo"/>
                <w:noProof/>
                <w:lang w:val="es-ES"/>
              </w:rPr>
              <w:t>9.2.8</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Cases</w:t>
            </w:r>
            <w:r w:rsidR="00F3671F">
              <w:rPr>
                <w:noProof/>
                <w:webHidden/>
              </w:rPr>
              <w:tab/>
            </w:r>
            <w:r w:rsidR="00F3671F">
              <w:rPr>
                <w:noProof/>
                <w:webHidden/>
              </w:rPr>
              <w:fldChar w:fldCharType="begin"/>
            </w:r>
            <w:r w:rsidR="00F3671F">
              <w:rPr>
                <w:noProof/>
                <w:webHidden/>
              </w:rPr>
              <w:instrText xml:space="preserve"> PAGEREF _Toc171273075 \h </w:instrText>
            </w:r>
            <w:r w:rsidR="00F3671F">
              <w:rPr>
                <w:noProof/>
                <w:webHidden/>
              </w:rPr>
            </w:r>
            <w:r w:rsidR="00F3671F">
              <w:rPr>
                <w:noProof/>
                <w:webHidden/>
              </w:rPr>
              <w:fldChar w:fldCharType="separate"/>
            </w:r>
            <w:r w:rsidR="00566B71">
              <w:rPr>
                <w:noProof/>
                <w:webHidden/>
              </w:rPr>
              <w:t>77</w:t>
            </w:r>
            <w:r w:rsidR="00F3671F">
              <w:rPr>
                <w:noProof/>
                <w:webHidden/>
              </w:rPr>
              <w:fldChar w:fldCharType="end"/>
            </w:r>
          </w:hyperlink>
        </w:p>
        <w:p w14:paraId="3D99A689" w14:textId="3C3A8D65"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76" w:history="1">
            <w:r w:rsidR="00F3671F" w:rsidRPr="00E66649">
              <w:rPr>
                <w:rStyle w:val="Hipervnculo"/>
                <w:noProof/>
                <w:lang w:val="es-ES"/>
              </w:rPr>
              <w:t>9.2.9</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Handlers</w:t>
            </w:r>
            <w:r w:rsidR="00F3671F">
              <w:rPr>
                <w:noProof/>
                <w:webHidden/>
              </w:rPr>
              <w:tab/>
            </w:r>
            <w:r w:rsidR="00F3671F">
              <w:rPr>
                <w:noProof/>
                <w:webHidden/>
              </w:rPr>
              <w:fldChar w:fldCharType="begin"/>
            </w:r>
            <w:r w:rsidR="00F3671F">
              <w:rPr>
                <w:noProof/>
                <w:webHidden/>
              </w:rPr>
              <w:instrText xml:space="preserve"> PAGEREF _Toc171273076 \h </w:instrText>
            </w:r>
            <w:r w:rsidR="00F3671F">
              <w:rPr>
                <w:noProof/>
                <w:webHidden/>
              </w:rPr>
            </w:r>
            <w:r w:rsidR="00F3671F">
              <w:rPr>
                <w:noProof/>
                <w:webHidden/>
              </w:rPr>
              <w:fldChar w:fldCharType="separate"/>
            </w:r>
            <w:r w:rsidR="00566B71">
              <w:rPr>
                <w:noProof/>
                <w:webHidden/>
              </w:rPr>
              <w:t>78</w:t>
            </w:r>
            <w:r w:rsidR="00F3671F">
              <w:rPr>
                <w:noProof/>
                <w:webHidden/>
              </w:rPr>
              <w:fldChar w:fldCharType="end"/>
            </w:r>
          </w:hyperlink>
        </w:p>
        <w:p w14:paraId="4A96A63E" w14:textId="07BA4DC4"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77" w:history="1">
            <w:r w:rsidR="00F3671F" w:rsidRPr="00E66649">
              <w:rPr>
                <w:rStyle w:val="Hipervnculo"/>
                <w:noProof/>
                <w:lang w:val="es-ES"/>
              </w:rPr>
              <w:t>9.2.10</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Expressions</w:t>
            </w:r>
            <w:r w:rsidR="00F3671F">
              <w:rPr>
                <w:noProof/>
                <w:webHidden/>
              </w:rPr>
              <w:tab/>
            </w:r>
            <w:r w:rsidR="00F3671F">
              <w:rPr>
                <w:noProof/>
                <w:webHidden/>
              </w:rPr>
              <w:fldChar w:fldCharType="begin"/>
            </w:r>
            <w:r w:rsidR="00F3671F">
              <w:rPr>
                <w:noProof/>
                <w:webHidden/>
              </w:rPr>
              <w:instrText xml:space="preserve"> PAGEREF _Toc171273077 \h </w:instrText>
            </w:r>
            <w:r w:rsidR="00F3671F">
              <w:rPr>
                <w:noProof/>
                <w:webHidden/>
              </w:rPr>
            </w:r>
            <w:r w:rsidR="00F3671F">
              <w:rPr>
                <w:noProof/>
                <w:webHidden/>
              </w:rPr>
              <w:fldChar w:fldCharType="separate"/>
            </w:r>
            <w:r w:rsidR="00566B71">
              <w:rPr>
                <w:noProof/>
                <w:webHidden/>
              </w:rPr>
              <w:t>79</w:t>
            </w:r>
            <w:r w:rsidR="00F3671F">
              <w:rPr>
                <w:noProof/>
                <w:webHidden/>
              </w:rPr>
              <w:fldChar w:fldCharType="end"/>
            </w:r>
          </w:hyperlink>
        </w:p>
        <w:p w14:paraId="10747583" w14:textId="1AC08407"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78" w:history="1">
            <w:r w:rsidR="00F3671F" w:rsidRPr="00E66649">
              <w:rPr>
                <w:rStyle w:val="Hipervnculo"/>
                <w:noProof/>
                <w:lang w:val="es-ES"/>
              </w:rPr>
              <w:t>9.2.11</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Comprehensions</w:t>
            </w:r>
            <w:r w:rsidR="00F3671F">
              <w:rPr>
                <w:noProof/>
                <w:webHidden/>
              </w:rPr>
              <w:tab/>
            </w:r>
            <w:r w:rsidR="00F3671F">
              <w:rPr>
                <w:noProof/>
                <w:webHidden/>
              </w:rPr>
              <w:fldChar w:fldCharType="begin"/>
            </w:r>
            <w:r w:rsidR="00F3671F">
              <w:rPr>
                <w:noProof/>
                <w:webHidden/>
              </w:rPr>
              <w:instrText xml:space="preserve"> PAGEREF _Toc171273078 \h </w:instrText>
            </w:r>
            <w:r w:rsidR="00F3671F">
              <w:rPr>
                <w:noProof/>
                <w:webHidden/>
              </w:rPr>
            </w:r>
            <w:r w:rsidR="00F3671F">
              <w:rPr>
                <w:noProof/>
                <w:webHidden/>
              </w:rPr>
              <w:fldChar w:fldCharType="separate"/>
            </w:r>
            <w:r w:rsidR="00566B71">
              <w:rPr>
                <w:noProof/>
                <w:webHidden/>
              </w:rPr>
              <w:t>82</w:t>
            </w:r>
            <w:r w:rsidR="00F3671F">
              <w:rPr>
                <w:noProof/>
                <w:webHidden/>
              </w:rPr>
              <w:fldChar w:fldCharType="end"/>
            </w:r>
          </w:hyperlink>
        </w:p>
        <w:p w14:paraId="5ECCE606" w14:textId="64A126A8"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79" w:history="1">
            <w:r w:rsidR="00F3671F" w:rsidRPr="00E66649">
              <w:rPr>
                <w:rStyle w:val="Hipervnculo"/>
                <w:noProof/>
              </w:rPr>
              <w:t>9.2.12</w:t>
            </w:r>
            <w:r w:rsidR="00F3671F">
              <w:rPr>
                <w:rFonts w:cstheme="minorBidi"/>
                <w:i w:val="0"/>
                <w:iCs w:val="0"/>
                <w:noProof/>
                <w:kern w:val="2"/>
                <w:sz w:val="24"/>
                <w:szCs w:val="24"/>
                <w:lang w:val="es-ES" w:eastAsia="es-ES"/>
                <w14:ligatures w14:val="standardContextual"/>
              </w:rPr>
              <w:tab/>
            </w:r>
            <w:r w:rsidR="00F3671F" w:rsidRPr="00E66649">
              <w:rPr>
                <w:rStyle w:val="Hipervnculo"/>
                <w:noProof/>
              </w:rPr>
              <w:t>CallArgs</w:t>
            </w:r>
            <w:r w:rsidR="00F3671F">
              <w:rPr>
                <w:noProof/>
                <w:webHidden/>
              </w:rPr>
              <w:tab/>
            </w:r>
            <w:r w:rsidR="00F3671F">
              <w:rPr>
                <w:noProof/>
                <w:webHidden/>
              </w:rPr>
              <w:fldChar w:fldCharType="begin"/>
            </w:r>
            <w:r w:rsidR="00F3671F">
              <w:rPr>
                <w:noProof/>
                <w:webHidden/>
              </w:rPr>
              <w:instrText xml:space="preserve"> PAGEREF _Toc171273079 \h </w:instrText>
            </w:r>
            <w:r w:rsidR="00F3671F">
              <w:rPr>
                <w:noProof/>
                <w:webHidden/>
              </w:rPr>
            </w:r>
            <w:r w:rsidR="00F3671F">
              <w:rPr>
                <w:noProof/>
                <w:webHidden/>
              </w:rPr>
              <w:fldChar w:fldCharType="separate"/>
            </w:r>
            <w:r w:rsidR="00566B71">
              <w:rPr>
                <w:noProof/>
                <w:webHidden/>
              </w:rPr>
              <w:t>83</w:t>
            </w:r>
            <w:r w:rsidR="00F3671F">
              <w:rPr>
                <w:noProof/>
                <w:webHidden/>
              </w:rPr>
              <w:fldChar w:fldCharType="end"/>
            </w:r>
          </w:hyperlink>
        </w:p>
        <w:p w14:paraId="75A1604C" w14:textId="3613D803"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80" w:history="1">
            <w:r w:rsidR="00F3671F" w:rsidRPr="00E66649">
              <w:rPr>
                <w:rStyle w:val="Hipervnculo"/>
                <w:noProof/>
                <w:lang w:val="es-ES"/>
              </w:rPr>
              <w:t>9.2.13</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FStrings</w:t>
            </w:r>
            <w:r w:rsidR="00F3671F">
              <w:rPr>
                <w:noProof/>
                <w:webHidden/>
              </w:rPr>
              <w:tab/>
            </w:r>
            <w:r w:rsidR="00F3671F">
              <w:rPr>
                <w:noProof/>
                <w:webHidden/>
              </w:rPr>
              <w:fldChar w:fldCharType="begin"/>
            </w:r>
            <w:r w:rsidR="00F3671F">
              <w:rPr>
                <w:noProof/>
                <w:webHidden/>
              </w:rPr>
              <w:instrText xml:space="preserve"> PAGEREF _Toc171273080 \h </w:instrText>
            </w:r>
            <w:r w:rsidR="00F3671F">
              <w:rPr>
                <w:noProof/>
                <w:webHidden/>
              </w:rPr>
            </w:r>
            <w:r w:rsidR="00F3671F">
              <w:rPr>
                <w:noProof/>
                <w:webHidden/>
              </w:rPr>
              <w:fldChar w:fldCharType="separate"/>
            </w:r>
            <w:r w:rsidR="00566B71">
              <w:rPr>
                <w:noProof/>
                <w:webHidden/>
              </w:rPr>
              <w:t>83</w:t>
            </w:r>
            <w:r w:rsidR="00F3671F">
              <w:rPr>
                <w:noProof/>
                <w:webHidden/>
              </w:rPr>
              <w:fldChar w:fldCharType="end"/>
            </w:r>
          </w:hyperlink>
        </w:p>
        <w:p w14:paraId="4AF847EF" w14:textId="6B2A8374"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81" w:history="1">
            <w:r w:rsidR="00F3671F" w:rsidRPr="00E66649">
              <w:rPr>
                <w:rStyle w:val="Hipervnculo"/>
                <w:noProof/>
                <w:lang w:val="es-ES"/>
              </w:rPr>
              <w:t>9.2.14</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Variables</w:t>
            </w:r>
            <w:r w:rsidR="00F3671F">
              <w:rPr>
                <w:noProof/>
                <w:webHidden/>
              </w:rPr>
              <w:tab/>
            </w:r>
            <w:r w:rsidR="00F3671F">
              <w:rPr>
                <w:noProof/>
                <w:webHidden/>
              </w:rPr>
              <w:fldChar w:fldCharType="begin"/>
            </w:r>
            <w:r w:rsidR="00F3671F">
              <w:rPr>
                <w:noProof/>
                <w:webHidden/>
              </w:rPr>
              <w:instrText xml:space="preserve"> PAGEREF _Toc171273081 \h </w:instrText>
            </w:r>
            <w:r w:rsidR="00F3671F">
              <w:rPr>
                <w:noProof/>
                <w:webHidden/>
              </w:rPr>
            </w:r>
            <w:r w:rsidR="00F3671F">
              <w:rPr>
                <w:noProof/>
                <w:webHidden/>
              </w:rPr>
              <w:fldChar w:fldCharType="separate"/>
            </w:r>
            <w:r w:rsidR="00566B71">
              <w:rPr>
                <w:noProof/>
                <w:webHidden/>
              </w:rPr>
              <w:t>84</w:t>
            </w:r>
            <w:r w:rsidR="00F3671F">
              <w:rPr>
                <w:noProof/>
                <w:webHidden/>
              </w:rPr>
              <w:fldChar w:fldCharType="end"/>
            </w:r>
          </w:hyperlink>
        </w:p>
        <w:p w14:paraId="31EC6D46" w14:textId="74A443F1"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82" w:history="1">
            <w:r w:rsidR="00F3671F" w:rsidRPr="00E66649">
              <w:rPr>
                <w:rStyle w:val="Hipervnculo"/>
                <w:noProof/>
                <w:lang w:val="es-ES"/>
              </w:rPr>
              <w:t>9.2.15</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Vectors</w:t>
            </w:r>
            <w:r w:rsidR="00F3671F">
              <w:rPr>
                <w:noProof/>
                <w:webHidden/>
              </w:rPr>
              <w:tab/>
            </w:r>
            <w:r w:rsidR="00F3671F">
              <w:rPr>
                <w:noProof/>
                <w:webHidden/>
              </w:rPr>
              <w:fldChar w:fldCharType="begin"/>
            </w:r>
            <w:r w:rsidR="00F3671F">
              <w:rPr>
                <w:noProof/>
                <w:webHidden/>
              </w:rPr>
              <w:instrText xml:space="preserve"> PAGEREF _Toc171273082 \h </w:instrText>
            </w:r>
            <w:r w:rsidR="00F3671F">
              <w:rPr>
                <w:noProof/>
                <w:webHidden/>
              </w:rPr>
            </w:r>
            <w:r w:rsidR="00F3671F">
              <w:rPr>
                <w:noProof/>
                <w:webHidden/>
              </w:rPr>
              <w:fldChar w:fldCharType="separate"/>
            </w:r>
            <w:r w:rsidR="00566B71">
              <w:rPr>
                <w:noProof/>
                <w:webHidden/>
              </w:rPr>
              <w:t>85</w:t>
            </w:r>
            <w:r w:rsidR="00F3671F">
              <w:rPr>
                <w:noProof/>
                <w:webHidden/>
              </w:rPr>
              <w:fldChar w:fldCharType="end"/>
            </w:r>
          </w:hyperlink>
        </w:p>
        <w:p w14:paraId="5628DAEA" w14:textId="2A4F26DB"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83" w:history="1">
            <w:r w:rsidR="00F3671F" w:rsidRPr="00E66649">
              <w:rPr>
                <w:rStyle w:val="Hipervnculo"/>
                <w:noProof/>
                <w:lang w:val="es-ES"/>
              </w:rPr>
              <w:t>9.2.16</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Parameters</w:t>
            </w:r>
            <w:r w:rsidR="00F3671F">
              <w:rPr>
                <w:noProof/>
                <w:webHidden/>
              </w:rPr>
              <w:tab/>
            </w:r>
            <w:r w:rsidR="00F3671F">
              <w:rPr>
                <w:noProof/>
                <w:webHidden/>
              </w:rPr>
              <w:fldChar w:fldCharType="begin"/>
            </w:r>
            <w:r w:rsidR="00F3671F">
              <w:rPr>
                <w:noProof/>
                <w:webHidden/>
              </w:rPr>
              <w:instrText xml:space="preserve"> PAGEREF _Toc171273083 \h </w:instrText>
            </w:r>
            <w:r w:rsidR="00F3671F">
              <w:rPr>
                <w:noProof/>
                <w:webHidden/>
              </w:rPr>
            </w:r>
            <w:r w:rsidR="00F3671F">
              <w:rPr>
                <w:noProof/>
                <w:webHidden/>
              </w:rPr>
              <w:fldChar w:fldCharType="separate"/>
            </w:r>
            <w:r w:rsidR="00566B71">
              <w:rPr>
                <w:noProof/>
                <w:webHidden/>
              </w:rPr>
              <w:t>85</w:t>
            </w:r>
            <w:r w:rsidR="00F3671F">
              <w:rPr>
                <w:noProof/>
                <w:webHidden/>
              </w:rPr>
              <w:fldChar w:fldCharType="end"/>
            </w:r>
          </w:hyperlink>
        </w:p>
        <w:p w14:paraId="78631D98" w14:textId="54A05D27"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84" w:history="1">
            <w:r w:rsidR="00F3671F" w:rsidRPr="00E66649">
              <w:rPr>
                <w:rStyle w:val="Hipervnculo"/>
                <w:noProof/>
                <w:lang w:val="es-ES"/>
              </w:rPr>
              <w:t>9.3</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
              </w:rPr>
              <w:t>Repositorios GitHub</w:t>
            </w:r>
            <w:r w:rsidR="00F3671F">
              <w:rPr>
                <w:noProof/>
                <w:webHidden/>
              </w:rPr>
              <w:tab/>
            </w:r>
            <w:r w:rsidR="00F3671F">
              <w:rPr>
                <w:noProof/>
                <w:webHidden/>
              </w:rPr>
              <w:fldChar w:fldCharType="begin"/>
            </w:r>
            <w:r w:rsidR="00F3671F">
              <w:rPr>
                <w:noProof/>
                <w:webHidden/>
              </w:rPr>
              <w:instrText xml:space="preserve"> PAGEREF _Toc171273084 \h </w:instrText>
            </w:r>
            <w:r w:rsidR="00F3671F">
              <w:rPr>
                <w:noProof/>
                <w:webHidden/>
              </w:rPr>
            </w:r>
            <w:r w:rsidR="00F3671F">
              <w:rPr>
                <w:noProof/>
                <w:webHidden/>
              </w:rPr>
              <w:fldChar w:fldCharType="separate"/>
            </w:r>
            <w:r w:rsidR="00566B71">
              <w:rPr>
                <w:noProof/>
                <w:webHidden/>
              </w:rPr>
              <w:t>88</w:t>
            </w:r>
            <w:r w:rsidR="00F3671F">
              <w:rPr>
                <w:noProof/>
                <w:webHidden/>
              </w:rPr>
              <w:fldChar w:fldCharType="end"/>
            </w:r>
          </w:hyperlink>
        </w:p>
        <w:p w14:paraId="0D734137" w14:textId="77DCF138" w:rsidR="00F3671F"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73085" w:history="1">
            <w:r w:rsidR="00F3671F" w:rsidRPr="00E66649">
              <w:rPr>
                <w:rStyle w:val="Hipervnculo"/>
                <w:noProof/>
                <w:lang w:val="es-ES"/>
              </w:rPr>
              <w:t>9.4</w:t>
            </w:r>
            <w:r w:rsidR="00F3671F">
              <w:rPr>
                <w:rFonts w:cstheme="minorBidi"/>
                <w:smallCaps w:val="0"/>
                <w:noProof/>
                <w:kern w:val="2"/>
                <w:sz w:val="24"/>
                <w:szCs w:val="24"/>
                <w:lang w:val="es-ES" w:eastAsia="es-ES"/>
                <w14:ligatures w14:val="standardContextual"/>
              </w:rPr>
              <w:tab/>
            </w:r>
            <w:r w:rsidR="00F3671F" w:rsidRPr="00E66649">
              <w:rPr>
                <w:rStyle w:val="Hipervnculo"/>
                <w:noProof/>
                <w:lang w:val="es-ES"/>
              </w:rPr>
              <w:t>Referencias a los Notebooks</w:t>
            </w:r>
            <w:r w:rsidR="00F3671F">
              <w:rPr>
                <w:noProof/>
                <w:webHidden/>
              </w:rPr>
              <w:tab/>
            </w:r>
            <w:r w:rsidR="00F3671F">
              <w:rPr>
                <w:noProof/>
                <w:webHidden/>
              </w:rPr>
              <w:fldChar w:fldCharType="begin"/>
            </w:r>
            <w:r w:rsidR="00F3671F">
              <w:rPr>
                <w:noProof/>
                <w:webHidden/>
              </w:rPr>
              <w:instrText xml:space="preserve"> PAGEREF _Toc171273085 \h </w:instrText>
            </w:r>
            <w:r w:rsidR="00F3671F">
              <w:rPr>
                <w:noProof/>
                <w:webHidden/>
              </w:rPr>
            </w:r>
            <w:r w:rsidR="00F3671F">
              <w:rPr>
                <w:noProof/>
                <w:webHidden/>
              </w:rPr>
              <w:fldChar w:fldCharType="separate"/>
            </w:r>
            <w:r w:rsidR="00566B71">
              <w:rPr>
                <w:noProof/>
                <w:webHidden/>
              </w:rPr>
              <w:t>89</w:t>
            </w:r>
            <w:r w:rsidR="00F3671F">
              <w:rPr>
                <w:noProof/>
                <w:webHidden/>
              </w:rPr>
              <w:fldChar w:fldCharType="end"/>
            </w:r>
          </w:hyperlink>
        </w:p>
        <w:p w14:paraId="19998B29" w14:textId="2A96DAAA"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86" w:history="1">
            <w:r w:rsidR="00F3671F" w:rsidRPr="00E66649">
              <w:rPr>
                <w:rStyle w:val="Hipervnculo"/>
                <w:noProof/>
                <w:lang w:val="es-ES"/>
              </w:rPr>
              <w:t>9.4.1</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Programs</w:t>
            </w:r>
            <w:r w:rsidR="00F3671F">
              <w:rPr>
                <w:noProof/>
                <w:webHidden/>
              </w:rPr>
              <w:tab/>
            </w:r>
            <w:r w:rsidR="00F3671F">
              <w:rPr>
                <w:noProof/>
                <w:webHidden/>
              </w:rPr>
              <w:fldChar w:fldCharType="begin"/>
            </w:r>
            <w:r w:rsidR="00F3671F">
              <w:rPr>
                <w:noProof/>
                <w:webHidden/>
              </w:rPr>
              <w:instrText xml:space="preserve"> PAGEREF _Toc171273086 \h </w:instrText>
            </w:r>
            <w:r w:rsidR="00F3671F">
              <w:rPr>
                <w:noProof/>
                <w:webHidden/>
              </w:rPr>
            </w:r>
            <w:r w:rsidR="00F3671F">
              <w:rPr>
                <w:noProof/>
                <w:webHidden/>
              </w:rPr>
              <w:fldChar w:fldCharType="separate"/>
            </w:r>
            <w:r w:rsidR="00566B71">
              <w:rPr>
                <w:noProof/>
                <w:webHidden/>
              </w:rPr>
              <w:t>89</w:t>
            </w:r>
            <w:r w:rsidR="00F3671F">
              <w:rPr>
                <w:noProof/>
                <w:webHidden/>
              </w:rPr>
              <w:fldChar w:fldCharType="end"/>
            </w:r>
          </w:hyperlink>
        </w:p>
        <w:p w14:paraId="327C75DE" w14:textId="33C319E0"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87" w:history="1">
            <w:r w:rsidR="00F3671F" w:rsidRPr="00E66649">
              <w:rPr>
                <w:rStyle w:val="Hipervnculo"/>
                <w:noProof/>
                <w:lang w:val="es-ES"/>
              </w:rPr>
              <w:t>9.4.2</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Modules</w:t>
            </w:r>
            <w:r w:rsidR="00F3671F">
              <w:rPr>
                <w:noProof/>
                <w:webHidden/>
              </w:rPr>
              <w:tab/>
            </w:r>
            <w:r w:rsidR="00F3671F">
              <w:rPr>
                <w:noProof/>
                <w:webHidden/>
              </w:rPr>
              <w:fldChar w:fldCharType="begin"/>
            </w:r>
            <w:r w:rsidR="00F3671F">
              <w:rPr>
                <w:noProof/>
                <w:webHidden/>
              </w:rPr>
              <w:instrText xml:space="preserve"> PAGEREF _Toc171273087 \h </w:instrText>
            </w:r>
            <w:r w:rsidR="00F3671F">
              <w:rPr>
                <w:noProof/>
                <w:webHidden/>
              </w:rPr>
            </w:r>
            <w:r w:rsidR="00F3671F">
              <w:rPr>
                <w:noProof/>
                <w:webHidden/>
              </w:rPr>
              <w:fldChar w:fldCharType="separate"/>
            </w:r>
            <w:r w:rsidR="00566B71">
              <w:rPr>
                <w:noProof/>
                <w:webHidden/>
              </w:rPr>
              <w:t>89</w:t>
            </w:r>
            <w:r w:rsidR="00F3671F">
              <w:rPr>
                <w:noProof/>
                <w:webHidden/>
              </w:rPr>
              <w:fldChar w:fldCharType="end"/>
            </w:r>
          </w:hyperlink>
        </w:p>
        <w:p w14:paraId="6BC2948C" w14:textId="06CCB643"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88" w:history="1">
            <w:r w:rsidR="00F3671F" w:rsidRPr="00E66649">
              <w:rPr>
                <w:rStyle w:val="Hipervnculo"/>
                <w:noProof/>
                <w:lang w:val="es-ES"/>
              </w:rPr>
              <w:t>9.4.3</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Imports</w:t>
            </w:r>
            <w:r w:rsidR="00F3671F">
              <w:rPr>
                <w:noProof/>
                <w:webHidden/>
              </w:rPr>
              <w:tab/>
            </w:r>
            <w:r w:rsidR="00F3671F">
              <w:rPr>
                <w:noProof/>
                <w:webHidden/>
              </w:rPr>
              <w:fldChar w:fldCharType="begin"/>
            </w:r>
            <w:r w:rsidR="00F3671F">
              <w:rPr>
                <w:noProof/>
                <w:webHidden/>
              </w:rPr>
              <w:instrText xml:space="preserve"> PAGEREF _Toc171273088 \h </w:instrText>
            </w:r>
            <w:r w:rsidR="00F3671F">
              <w:rPr>
                <w:noProof/>
                <w:webHidden/>
              </w:rPr>
            </w:r>
            <w:r w:rsidR="00F3671F">
              <w:rPr>
                <w:noProof/>
                <w:webHidden/>
              </w:rPr>
              <w:fldChar w:fldCharType="separate"/>
            </w:r>
            <w:r w:rsidR="00566B71">
              <w:rPr>
                <w:noProof/>
                <w:webHidden/>
              </w:rPr>
              <w:t>89</w:t>
            </w:r>
            <w:r w:rsidR="00F3671F">
              <w:rPr>
                <w:noProof/>
                <w:webHidden/>
              </w:rPr>
              <w:fldChar w:fldCharType="end"/>
            </w:r>
          </w:hyperlink>
        </w:p>
        <w:p w14:paraId="22C9A2F7" w14:textId="398EB89A"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89" w:history="1">
            <w:r w:rsidR="00F3671F" w:rsidRPr="00E66649">
              <w:rPr>
                <w:rStyle w:val="Hipervnculo"/>
                <w:noProof/>
                <w:lang w:val="es-ES"/>
              </w:rPr>
              <w:t>9.4.4</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Classdefs</w:t>
            </w:r>
            <w:r w:rsidR="00F3671F">
              <w:rPr>
                <w:noProof/>
                <w:webHidden/>
              </w:rPr>
              <w:tab/>
            </w:r>
            <w:r w:rsidR="00F3671F">
              <w:rPr>
                <w:noProof/>
                <w:webHidden/>
              </w:rPr>
              <w:fldChar w:fldCharType="begin"/>
            </w:r>
            <w:r w:rsidR="00F3671F">
              <w:rPr>
                <w:noProof/>
                <w:webHidden/>
              </w:rPr>
              <w:instrText xml:space="preserve"> PAGEREF _Toc171273089 \h </w:instrText>
            </w:r>
            <w:r w:rsidR="00F3671F">
              <w:rPr>
                <w:noProof/>
                <w:webHidden/>
              </w:rPr>
            </w:r>
            <w:r w:rsidR="00F3671F">
              <w:rPr>
                <w:noProof/>
                <w:webHidden/>
              </w:rPr>
              <w:fldChar w:fldCharType="separate"/>
            </w:r>
            <w:r w:rsidR="00566B71">
              <w:rPr>
                <w:noProof/>
                <w:webHidden/>
              </w:rPr>
              <w:t>89</w:t>
            </w:r>
            <w:r w:rsidR="00F3671F">
              <w:rPr>
                <w:noProof/>
                <w:webHidden/>
              </w:rPr>
              <w:fldChar w:fldCharType="end"/>
            </w:r>
          </w:hyperlink>
        </w:p>
        <w:p w14:paraId="2C7DAAFC" w14:textId="4CB8BA5E"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90" w:history="1">
            <w:r w:rsidR="00F3671F" w:rsidRPr="00E66649">
              <w:rPr>
                <w:rStyle w:val="Hipervnculo"/>
                <w:noProof/>
                <w:lang w:val="es-ES"/>
              </w:rPr>
              <w:t>9.4.5</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Functiondefs</w:t>
            </w:r>
            <w:r w:rsidR="00F3671F">
              <w:rPr>
                <w:noProof/>
                <w:webHidden/>
              </w:rPr>
              <w:tab/>
            </w:r>
            <w:r w:rsidR="00F3671F">
              <w:rPr>
                <w:noProof/>
                <w:webHidden/>
              </w:rPr>
              <w:fldChar w:fldCharType="begin"/>
            </w:r>
            <w:r w:rsidR="00F3671F">
              <w:rPr>
                <w:noProof/>
                <w:webHidden/>
              </w:rPr>
              <w:instrText xml:space="preserve"> PAGEREF _Toc171273090 \h </w:instrText>
            </w:r>
            <w:r w:rsidR="00F3671F">
              <w:rPr>
                <w:noProof/>
                <w:webHidden/>
              </w:rPr>
            </w:r>
            <w:r w:rsidR="00F3671F">
              <w:rPr>
                <w:noProof/>
                <w:webHidden/>
              </w:rPr>
              <w:fldChar w:fldCharType="separate"/>
            </w:r>
            <w:r w:rsidR="00566B71">
              <w:rPr>
                <w:noProof/>
                <w:webHidden/>
              </w:rPr>
              <w:t>89</w:t>
            </w:r>
            <w:r w:rsidR="00F3671F">
              <w:rPr>
                <w:noProof/>
                <w:webHidden/>
              </w:rPr>
              <w:fldChar w:fldCharType="end"/>
            </w:r>
          </w:hyperlink>
        </w:p>
        <w:p w14:paraId="6C15436F" w14:textId="6295B680"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91" w:history="1">
            <w:r w:rsidR="00F3671F" w:rsidRPr="00E66649">
              <w:rPr>
                <w:rStyle w:val="Hipervnculo"/>
                <w:noProof/>
                <w:lang w:val="es-ES"/>
              </w:rPr>
              <w:t>9.4.6</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Methoddefs</w:t>
            </w:r>
            <w:r w:rsidR="00F3671F">
              <w:rPr>
                <w:noProof/>
                <w:webHidden/>
              </w:rPr>
              <w:tab/>
            </w:r>
            <w:r w:rsidR="00F3671F">
              <w:rPr>
                <w:noProof/>
                <w:webHidden/>
              </w:rPr>
              <w:fldChar w:fldCharType="begin"/>
            </w:r>
            <w:r w:rsidR="00F3671F">
              <w:rPr>
                <w:noProof/>
                <w:webHidden/>
              </w:rPr>
              <w:instrText xml:space="preserve"> PAGEREF _Toc171273091 \h </w:instrText>
            </w:r>
            <w:r w:rsidR="00F3671F">
              <w:rPr>
                <w:noProof/>
                <w:webHidden/>
              </w:rPr>
            </w:r>
            <w:r w:rsidR="00F3671F">
              <w:rPr>
                <w:noProof/>
                <w:webHidden/>
              </w:rPr>
              <w:fldChar w:fldCharType="separate"/>
            </w:r>
            <w:r w:rsidR="00566B71">
              <w:rPr>
                <w:noProof/>
                <w:webHidden/>
              </w:rPr>
              <w:t>89</w:t>
            </w:r>
            <w:r w:rsidR="00F3671F">
              <w:rPr>
                <w:noProof/>
                <w:webHidden/>
              </w:rPr>
              <w:fldChar w:fldCharType="end"/>
            </w:r>
          </w:hyperlink>
        </w:p>
        <w:p w14:paraId="06C8FAE1" w14:textId="68305CB3"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92" w:history="1">
            <w:r w:rsidR="00F3671F" w:rsidRPr="00E66649">
              <w:rPr>
                <w:rStyle w:val="Hipervnculo"/>
                <w:noProof/>
                <w:lang w:val="es-ES"/>
              </w:rPr>
              <w:t>9.4.7</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Statements</w:t>
            </w:r>
            <w:r w:rsidR="00F3671F">
              <w:rPr>
                <w:noProof/>
                <w:webHidden/>
              </w:rPr>
              <w:tab/>
            </w:r>
            <w:r w:rsidR="00F3671F">
              <w:rPr>
                <w:noProof/>
                <w:webHidden/>
              </w:rPr>
              <w:fldChar w:fldCharType="begin"/>
            </w:r>
            <w:r w:rsidR="00F3671F">
              <w:rPr>
                <w:noProof/>
                <w:webHidden/>
              </w:rPr>
              <w:instrText xml:space="preserve"> PAGEREF _Toc171273092 \h </w:instrText>
            </w:r>
            <w:r w:rsidR="00F3671F">
              <w:rPr>
                <w:noProof/>
                <w:webHidden/>
              </w:rPr>
            </w:r>
            <w:r w:rsidR="00F3671F">
              <w:rPr>
                <w:noProof/>
                <w:webHidden/>
              </w:rPr>
              <w:fldChar w:fldCharType="separate"/>
            </w:r>
            <w:r w:rsidR="00566B71">
              <w:rPr>
                <w:noProof/>
                <w:webHidden/>
              </w:rPr>
              <w:t>89</w:t>
            </w:r>
            <w:r w:rsidR="00F3671F">
              <w:rPr>
                <w:noProof/>
                <w:webHidden/>
              </w:rPr>
              <w:fldChar w:fldCharType="end"/>
            </w:r>
          </w:hyperlink>
        </w:p>
        <w:p w14:paraId="674D3F76" w14:textId="2BCD1560"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93" w:history="1">
            <w:r w:rsidR="00F3671F" w:rsidRPr="00E66649">
              <w:rPr>
                <w:rStyle w:val="Hipervnculo"/>
                <w:noProof/>
                <w:lang w:val="es-ES"/>
              </w:rPr>
              <w:t>9.4.8</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Cases</w:t>
            </w:r>
            <w:r w:rsidR="00F3671F">
              <w:rPr>
                <w:noProof/>
                <w:webHidden/>
              </w:rPr>
              <w:tab/>
            </w:r>
            <w:r w:rsidR="00F3671F">
              <w:rPr>
                <w:noProof/>
                <w:webHidden/>
              </w:rPr>
              <w:fldChar w:fldCharType="begin"/>
            </w:r>
            <w:r w:rsidR="00F3671F">
              <w:rPr>
                <w:noProof/>
                <w:webHidden/>
              </w:rPr>
              <w:instrText xml:space="preserve"> PAGEREF _Toc171273093 \h </w:instrText>
            </w:r>
            <w:r w:rsidR="00F3671F">
              <w:rPr>
                <w:noProof/>
                <w:webHidden/>
              </w:rPr>
            </w:r>
            <w:r w:rsidR="00F3671F">
              <w:rPr>
                <w:noProof/>
                <w:webHidden/>
              </w:rPr>
              <w:fldChar w:fldCharType="separate"/>
            </w:r>
            <w:r w:rsidR="00566B71">
              <w:rPr>
                <w:noProof/>
                <w:webHidden/>
              </w:rPr>
              <w:t>89</w:t>
            </w:r>
            <w:r w:rsidR="00F3671F">
              <w:rPr>
                <w:noProof/>
                <w:webHidden/>
              </w:rPr>
              <w:fldChar w:fldCharType="end"/>
            </w:r>
          </w:hyperlink>
        </w:p>
        <w:p w14:paraId="198874C6" w14:textId="7A737555"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94" w:history="1">
            <w:r w:rsidR="00F3671F" w:rsidRPr="00E66649">
              <w:rPr>
                <w:rStyle w:val="Hipervnculo"/>
                <w:noProof/>
                <w:lang w:val="es-ES"/>
              </w:rPr>
              <w:t>9.4.9</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Handlers</w:t>
            </w:r>
            <w:r w:rsidR="00F3671F">
              <w:rPr>
                <w:noProof/>
                <w:webHidden/>
              </w:rPr>
              <w:tab/>
            </w:r>
            <w:r w:rsidR="00F3671F">
              <w:rPr>
                <w:noProof/>
                <w:webHidden/>
              </w:rPr>
              <w:fldChar w:fldCharType="begin"/>
            </w:r>
            <w:r w:rsidR="00F3671F">
              <w:rPr>
                <w:noProof/>
                <w:webHidden/>
              </w:rPr>
              <w:instrText xml:space="preserve"> PAGEREF _Toc171273094 \h </w:instrText>
            </w:r>
            <w:r w:rsidR="00F3671F">
              <w:rPr>
                <w:noProof/>
                <w:webHidden/>
              </w:rPr>
            </w:r>
            <w:r w:rsidR="00F3671F">
              <w:rPr>
                <w:noProof/>
                <w:webHidden/>
              </w:rPr>
              <w:fldChar w:fldCharType="separate"/>
            </w:r>
            <w:r w:rsidR="00566B71">
              <w:rPr>
                <w:noProof/>
                <w:webHidden/>
              </w:rPr>
              <w:t>89</w:t>
            </w:r>
            <w:r w:rsidR="00F3671F">
              <w:rPr>
                <w:noProof/>
                <w:webHidden/>
              </w:rPr>
              <w:fldChar w:fldCharType="end"/>
            </w:r>
          </w:hyperlink>
        </w:p>
        <w:p w14:paraId="22F4A0C8" w14:textId="0272E29C"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95" w:history="1">
            <w:r w:rsidR="00F3671F" w:rsidRPr="00E66649">
              <w:rPr>
                <w:rStyle w:val="Hipervnculo"/>
                <w:noProof/>
                <w:lang w:val="es-ES"/>
              </w:rPr>
              <w:t>9.4.10</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Expressions</w:t>
            </w:r>
            <w:r w:rsidR="00F3671F">
              <w:rPr>
                <w:noProof/>
                <w:webHidden/>
              </w:rPr>
              <w:tab/>
            </w:r>
            <w:r w:rsidR="00F3671F">
              <w:rPr>
                <w:noProof/>
                <w:webHidden/>
              </w:rPr>
              <w:fldChar w:fldCharType="begin"/>
            </w:r>
            <w:r w:rsidR="00F3671F">
              <w:rPr>
                <w:noProof/>
                <w:webHidden/>
              </w:rPr>
              <w:instrText xml:space="preserve"> PAGEREF _Toc171273095 \h </w:instrText>
            </w:r>
            <w:r w:rsidR="00F3671F">
              <w:rPr>
                <w:noProof/>
                <w:webHidden/>
              </w:rPr>
            </w:r>
            <w:r w:rsidR="00F3671F">
              <w:rPr>
                <w:noProof/>
                <w:webHidden/>
              </w:rPr>
              <w:fldChar w:fldCharType="separate"/>
            </w:r>
            <w:r w:rsidR="00566B71">
              <w:rPr>
                <w:noProof/>
                <w:webHidden/>
              </w:rPr>
              <w:t>89</w:t>
            </w:r>
            <w:r w:rsidR="00F3671F">
              <w:rPr>
                <w:noProof/>
                <w:webHidden/>
              </w:rPr>
              <w:fldChar w:fldCharType="end"/>
            </w:r>
          </w:hyperlink>
        </w:p>
        <w:p w14:paraId="1DC8CBC2" w14:textId="4B8094BB"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96" w:history="1">
            <w:r w:rsidR="00F3671F" w:rsidRPr="00E66649">
              <w:rPr>
                <w:rStyle w:val="Hipervnculo"/>
                <w:noProof/>
                <w:lang w:val="es-ES"/>
              </w:rPr>
              <w:t>9.4.11</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Comprehensions</w:t>
            </w:r>
            <w:r w:rsidR="00F3671F">
              <w:rPr>
                <w:noProof/>
                <w:webHidden/>
              </w:rPr>
              <w:tab/>
            </w:r>
            <w:r w:rsidR="00F3671F">
              <w:rPr>
                <w:noProof/>
                <w:webHidden/>
              </w:rPr>
              <w:fldChar w:fldCharType="begin"/>
            </w:r>
            <w:r w:rsidR="00F3671F">
              <w:rPr>
                <w:noProof/>
                <w:webHidden/>
              </w:rPr>
              <w:instrText xml:space="preserve"> PAGEREF _Toc171273096 \h </w:instrText>
            </w:r>
            <w:r w:rsidR="00F3671F">
              <w:rPr>
                <w:noProof/>
                <w:webHidden/>
              </w:rPr>
            </w:r>
            <w:r w:rsidR="00F3671F">
              <w:rPr>
                <w:noProof/>
                <w:webHidden/>
              </w:rPr>
              <w:fldChar w:fldCharType="separate"/>
            </w:r>
            <w:r w:rsidR="00566B71">
              <w:rPr>
                <w:noProof/>
                <w:webHidden/>
              </w:rPr>
              <w:t>90</w:t>
            </w:r>
            <w:r w:rsidR="00F3671F">
              <w:rPr>
                <w:noProof/>
                <w:webHidden/>
              </w:rPr>
              <w:fldChar w:fldCharType="end"/>
            </w:r>
          </w:hyperlink>
        </w:p>
        <w:p w14:paraId="3B3DA6AC" w14:textId="5F53F12E"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97" w:history="1">
            <w:r w:rsidR="00F3671F" w:rsidRPr="00E66649">
              <w:rPr>
                <w:rStyle w:val="Hipervnculo"/>
                <w:noProof/>
                <w:lang w:val="es-ES"/>
              </w:rPr>
              <w:t>9.4.12</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Callargs</w:t>
            </w:r>
            <w:r w:rsidR="00F3671F">
              <w:rPr>
                <w:noProof/>
                <w:webHidden/>
              </w:rPr>
              <w:tab/>
            </w:r>
            <w:r w:rsidR="00F3671F">
              <w:rPr>
                <w:noProof/>
                <w:webHidden/>
              </w:rPr>
              <w:fldChar w:fldCharType="begin"/>
            </w:r>
            <w:r w:rsidR="00F3671F">
              <w:rPr>
                <w:noProof/>
                <w:webHidden/>
              </w:rPr>
              <w:instrText xml:space="preserve"> PAGEREF _Toc171273097 \h </w:instrText>
            </w:r>
            <w:r w:rsidR="00F3671F">
              <w:rPr>
                <w:noProof/>
                <w:webHidden/>
              </w:rPr>
            </w:r>
            <w:r w:rsidR="00F3671F">
              <w:rPr>
                <w:noProof/>
                <w:webHidden/>
              </w:rPr>
              <w:fldChar w:fldCharType="separate"/>
            </w:r>
            <w:r w:rsidR="00566B71">
              <w:rPr>
                <w:noProof/>
                <w:webHidden/>
              </w:rPr>
              <w:t>90</w:t>
            </w:r>
            <w:r w:rsidR="00F3671F">
              <w:rPr>
                <w:noProof/>
                <w:webHidden/>
              </w:rPr>
              <w:fldChar w:fldCharType="end"/>
            </w:r>
          </w:hyperlink>
        </w:p>
        <w:p w14:paraId="472FDC1E" w14:textId="75471956"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98" w:history="1">
            <w:r w:rsidR="00F3671F" w:rsidRPr="00E66649">
              <w:rPr>
                <w:rStyle w:val="Hipervnculo"/>
                <w:noProof/>
                <w:lang w:val="es-ES"/>
              </w:rPr>
              <w:t>9.4.13</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Fstrings</w:t>
            </w:r>
            <w:r w:rsidR="00F3671F">
              <w:rPr>
                <w:noProof/>
                <w:webHidden/>
              </w:rPr>
              <w:tab/>
            </w:r>
            <w:r w:rsidR="00F3671F">
              <w:rPr>
                <w:noProof/>
                <w:webHidden/>
              </w:rPr>
              <w:fldChar w:fldCharType="begin"/>
            </w:r>
            <w:r w:rsidR="00F3671F">
              <w:rPr>
                <w:noProof/>
                <w:webHidden/>
              </w:rPr>
              <w:instrText xml:space="preserve"> PAGEREF _Toc171273098 \h </w:instrText>
            </w:r>
            <w:r w:rsidR="00F3671F">
              <w:rPr>
                <w:noProof/>
                <w:webHidden/>
              </w:rPr>
            </w:r>
            <w:r w:rsidR="00F3671F">
              <w:rPr>
                <w:noProof/>
                <w:webHidden/>
              </w:rPr>
              <w:fldChar w:fldCharType="separate"/>
            </w:r>
            <w:r w:rsidR="00566B71">
              <w:rPr>
                <w:noProof/>
                <w:webHidden/>
              </w:rPr>
              <w:t>90</w:t>
            </w:r>
            <w:r w:rsidR="00F3671F">
              <w:rPr>
                <w:noProof/>
                <w:webHidden/>
              </w:rPr>
              <w:fldChar w:fldCharType="end"/>
            </w:r>
          </w:hyperlink>
        </w:p>
        <w:p w14:paraId="121C3741" w14:textId="00F6489E"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099" w:history="1">
            <w:r w:rsidR="00F3671F" w:rsidRPr="00E66649">
              <w:rPr>
                <w:rStyle w:val="Hipervnculo"/>
                <w:noProof/>
                <w:lang w:val="es-ES"/>
              </w:rPr>
              <w:t>9.4.14</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Variables</w:t>
            </w:r>
            <w:r w:rsidR="00F3671F">
              <w:rPr>
                <w:noProof/>
                <w:webHidden/>
              </w:rPr>
              <w:tab/>
            </w:r>
            <w:r w:rsidR="00F3671F">
              <w:rPr>
                <w:noProof/>
                <w:webHidden/>
              </w:rPr>
              <w:fldChar w:fldCharType="begin"/>
            </w:r>
            <w:r w:rsidR="00F3671F">
              <w:rPr>
                <w:noProof/>
                <w:webHidden/>
              </w:rPr>
              <w:instrText xml:space="preserve"> PAGEREF _Toc171273099 \h </w:instrText>
            </w:r>
            <w:r w:rsidR="00F3671F">
              <w:rPr>
                <w:noProof/>
                <w:webHidden/>
              </w:rPr>
            </w:r>
            <w:r w:rsidR="00F3671F">
              <w:rPr>
                <w:noProof/>
                <w:webHidden/>
              </w:rPr>
              <w:fldChar w:fldCharType="separate"/>
            </w:r>
            <w:r w:rsidR="00566B71">
              <w:rPr>
                <w:noProof/>
                <w:webHidden/>
              </w:rPr>
              <w:t>90</w:t>
            </w:r>
            <w:r w:rsidR="00F3671F">
              <w:rPr>
                <w:noProof/>
                <w:webHidden/>
              </w:rPr>
              <w:fldChar w:fldCharType="end"/>
            </w:r>
          </w:hyperlink>
        </w:p>
        <w:p w14:paraId="5F806F9C" w14:textId="3E3AE449"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100" w:history="1">
            <w:r w:rsidR="00F3671F" w:rsidRPr="00E66649">
              <w:rPr>
                <w:rStyle w:val="Hipervnculo"/>
                <w:noProof/>
                <w:lang w:val="es-ES"/>
              </w:rPr>
              <w:t>9.4.15</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Vectors</w:t>
            </w:r>
            <w:r w:rsidR="00F3671F">
              <w:rPr>
                <w:noProof/>
                <w:webHidden/>
              </w:rPr>
              <w:tab/>
            </w:r>
            <w:r w:rsidR="00F3671F">
              <w:rPr>
                <w:noProof/>
                <w:webHidden/>
              </w:rPr>
              <w:fldChar w:fldCharType="begin"/>
            </w:r>
            <w:r w:rsidR="00F3671F">
              <w:rPr>
                <w:noProof/>
                <w:webHidden/>
              </w:rPr>
              <w:instrText xml:space="preserve"> PAGEREF _Toc171273100 \h </w:instrText>
            </w:r>
            <w:r w:rsidR="00F3671F">
              <w:rPr>
                <w:noProof/>
                <w:webHidden/>
              </w:rPr>
            </w:r>
            <w:r w:rsidR="00F3671F">
              <w:rPr>
                <w:noProof/>
                <w:webHidden/>
              </w:rPr>
              <w:fldChar w:fldCharType="separate"/>
            </w:r>
            <w:r w:rsidR="00566B71">
              <w:rPr>
                <w:noProof/>
                <w:webHidden/>
              </w:rPr>
              <w:t>90</w:t>
            </w:r>
            <w:r w:rsidR="00F3671F">
              <w:rPr>
                <w:noProof/>
                <w:webHidden/>
              </w:rPr>
              <w:fldChar w:fldCharType="end"/>
            </w:r>
          </w:hyperlink>
        </w:p>
        <w:p w14:paraId="5D4699F3" w14:textId="5A0C9872" w:rsidR="00F3671F"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73101" w:history="1">
            <w:r w:rsidR="00F3671F" w:rsidRPr="00E66649">
              <w:rPr>
                <w:rStyle w:val="Hipervnculo"/>
                <w:noProof/>
                <w:lang w:val="es-ES"/>
              </w:rPr>
              <w:t>9.4.16</w:t>
            </w:r>
            <w:r w:rsidR="00F3671F">
              <w:rPr>
                <w:rFonts w:cstheme="minorBidi"/>
                <w:i w:val="0"/>
                <w:iCs w:val="0"/>
                <w:noProof/>
                <w:kern w:val="2"/>
                <w:sz w:val="24"/>
                <w:szCs w:val="24"/>
                <w:lang w:val="es-ES" w:eastAsia="es-ES"/>
                <w14:ligatures w14:val="standardContextual"/>
              </w:rPr>
              <w:tab/>
            </w:r>
            <w:r w:rsidR="00F3671F" w:rsidRPr="00E66649">
              <w:rPr>
                <w:rStyle w:val="Hipervnculo"/>
                <w:noProof/>
                <w:lang w:val="es-ES"/>
              </w:rPr>
              <w:t>Parameters</w:t>
            </w:r>
            <w:r w:rsidR="00F3671F">
              <w:rPr>
                <w:noProof/>
                <w:webHidden/>
              </w:rPr>
              <w:tab/>
            </w:r>
            <w:r w:rsidR="00F3671F">
              <w:rPr>
                <w:noProof/>
                <w:webHidden/>
              </w:rPr>
              <w:fldChar w:fldCharType="begin"/>
            </w:r>
            <w:r w:rsidR="00F3671F">
              <w:rPr>
                <w:noProof/>
                <w:webHidden/>
              </w:rPr>
              <w:instrText xml:space="preserve"> PAGEREF _Toc171273101 \h </w:instrText>
            </w:r>
            <w:r w:rsidR="00F3671F">
              <w:rPr>
                <w:noProof/>
                <w:webHidden/>
              </w:rPr>
            </w:r>
            <w:r w:rsidR="00F3671F">
              <w:rPr>
                <w:noProof/>
                <w:webHidden/>
              </w:rPr>
              <w:fldChar w:fldCharType="separate"/>
            </w:r>
            <w:r w:rsidR="00566B71">
              <w:rPr>
                <w:noProof/>
                <w:webHidden/>
              </w:rPr>
              <w:t>90</w:t>
            </w:r>
            <w:r w:rsidR="00F3671F">
              <w:rPr>
                <w:noProof/>
                <w:webHidden/>
              </w:rPr>
              <w:fldChar w:fldCharType="end"/>
            </w:r>
          </w:hyperlink>
        </w:p>
        <w:p w14:paraId="156E5C1D" w14:textId="788CD6CA" w:rsidR="00156116" w:rsidRDefault="00E5173C" w:rsidP="00156116">
          <w:pPr>
            <w:rPr>
              <w:b/>
              <w:bCs/>
              <w:noProof/>
            </w:rPr>
          </w:pPr>
          <w:r>
            <w:rPr>
              <w:b/>
              <w:bCs/>
              <w:noProof/>
            </w:rPr>
            <w:fldChar w:fldCharType="end"/>
          </w:r>
        </w:p>
      </w:sdtContent>
    </w:sdt>
    <w:p w14:paraId="2C5686AD" w14:textId="395CAC82" w:rsidR="00EC4378" w:rsidRDefault="009C652B" w:rsidP="00F3671F">
      <w:r>
        <w:rPr>
          <w:color w:val="2F5496" w:themeColor="accent1" w:themeShade="BF"/>
          <w:sz w:val="32"/>
          <w:szCs w:val="32"/>
          <w:lang w:val="es-ES"/>
        </w:rPr>
        <w:br w:type="page"/>
      </w:r>
      <w:r w:rsidR="00696ED2" w:rsidRPr="00C976FF">
        <w:rPr>
          <w:color w:val="262626" w:themeColor="text1" w:themeTint="D9"/>
          <w:sz w:val="32"/>
          <w:szCs w:val="32"/>
        </w:rPr>
        <w:lastRenderedPageBreak/>
        <w:t xml:space="preserve">Lista de </w:t>
      </w:r>
      <w:r w:rsidR="00696ED2" w:rsidRPr="00C976FF">
        <w:rPr>
          <w:color w:val="262626" w:themeColor="text1" w:themeTint="D9"/>
          <w:sz w:val="32"/>
          <w:szCs w:val="32"/>
          <w:lang w:val="es-ES_tradnl"/>
        </w:rPr>
        <w:t>Figuras</w:t>
      </w:r>
    </w:p>
    <w:p w14:paraId="58F5BB54" w14:textId="56AD4A0F" w:rsidR="00566B71"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1333423" w:history="1">
        <w:r w:rsidR="00566B71" w:rsidRPr="00175D84">
          <w:rPr>
            <w:rStyle w:val="Hipervnculo"/>
            <w:noProof/>
            <w:lang w:val="es-ES"/>
          </w:rPr>
          <w:t>Figura 1: Índice Tiobe de popularidad de lenguajes de programación (junio 2024).</w:t>
        </w:r>
        <w:r w:rsidR="00566B71">
          <w:rPr>
            <w:noProof/>
            <w:webHidden/>
          </w:rPr>
          <w:tab/>
        </w:r>
        <w:r w:rsidR="00566B71">
          <w:rPr>
            <w:noProof/>
            <w:webHidden/>
          </w:rPr>
          <w:fldChar w:fldCharType="begin"/>
        </w:r>
        <w:r w:rsidR="00566B71">
          <w:rPr>
            <w:noProof/>
            <w:webHidden/>
          </w:rPr>
          <w:instrText xml:space="preserve"> PAGEREF _Toc171333423 \h </w:instrText>
        </w:r>
        <w:r w:rsidR="00566B71">
          <w:rPr>
            <w:noProof/>
            <w:webHidden/>
          </w:rPr>
        </w:r>
        <w:r w:rsidR="00566B71">
          <w:rPr>
            <w:noProof/>
            <w:webHidden/>
          </w:rPr>
          <w:fldChar w:fldCharType="separate"/>
        </w:r>
        <w:r w:rsidR="00566B71">
          <w:rPr>
            <w:noProof/>
            <w:webHidden/>
          </w:rPr>
          <w:t>12</w:t>
        </w:r>
        <w:r w:rsidR="00566B71">
          <w:rPr>
            <w:noProof/>
            <w:webHidden/>
          </w:rPr>
          <w:fldChar w:fldCharType="end"/>
        </w:r>
      </w:hyperlink>
    </w:p>
    <w:p w14:paraId="66205B9B" w14:textId="3CB43299"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24" w:history="1">
        <w:r w:rsidRPr="00175D84">
          <w:rPr>
            <w:rStyle w:val="Hipervnculo"/>
            <w:noProof/>
            <w:lang w:val="es-ES"/>
          </w:rPr>
          <w:t>Figura 2: Arquitectura del sistema propuesto para la extracción de información sintáctica y generación de informes.</w:t>
        </w:r>
        <w:r>
          <w:rPr>
            <w:noProof/>
            <w:webHidden/>
          </w:rPr>
          <w:tab/>
        </w:r>
        <w:r>
          <w:rPr>
            <w:noProof/>
            <w:webHidden/>
          </w:rPr>
          <w:fldChar w:fldCharType="begin"/>
        </w:r>
        <w:r>
          <w:rPr>
            <w:noProof/>
            <w:webHidden/>
          </w:rPr>
          <w:instrText xml:space="preserve"> PAGEREF _Toc171333424 \h </w:instrText>
        </w:r>
        <w:r>
          <w:rPr>
            <w:noProof/>
            <w:webHidden/>
          </w:rPr>
        </w:r>
        <w:r>
          <w:rPr>
            <w:noProof/>
            <w:webHidden/>
          </w:rPr>
          <w:fldChar w:fldCharType="separate"/>
        </w:r>
        <w:r>
          <w:rPr>
            <w:noProof/>
            <w:webHidden/>
          </w:rPr>
          <w:t>15</w:t>
        </w:r>
        <w:r>
          <w:rPr>
            <w:noProof/>
            <w:webHidden/>
          </w:rPr>
          <w:fldChar w:fldCharType="end"/>
        </w:r>
      </w:hyperlink>
    </w:p>
    <w:p w14:paraId="02673E33" w14:textId="5AE5F2A9"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25" w:history="1">
        <w:r w:rsidRPr="00175D84">
          <w:rPr>
            <w:rStyle w:val="Hipervnculo"/>
            <w:noProof/>
            <w:lang w:val="es-ES"/>
          </w:rPr>
          <w:t>Figura 3: Relación de clases del AST del PSL y del sistema propuesto.</w:t>
        </w:r>
        <w:r>
          <w:rPr>
            <w:noProof/>
            <w:webHidden/>
          </w:rPr>
          <w:tab/>
        </w:r>
        <w:r>
          <w:rPr>
            <w:noProof/>
            <w:webHidden/>
          </w:rPr>
          <w:fldChar w:fldCharType="begin"/>
        </w:r>
        <w:r>
          <w:rPr>
            <w:noProof/>
            <w:webHidden/>
          </w:rPr>
          <w:instrText xml:space="preserve"> PAGEREF _Toc171333425 \h </w:instrText>
        </w:r>
        <w:r>
          <w:rPr>
            <w:noProof/>
            <w:webHidden/>
          </w:rPr>
        </w:r>
        <w:r>
          <w:rPr>
            <w:noProof/>
            <w:webHidden/>
          </w:rPr>
          <w:fldChar w:fldCharType="separate"/>
        </w:r>
        <w:r>
          <w:rPr>
            <w:noProof/>
            <w:webHidden/>
          </w:rPr>
          <w:t>17</w:t>
        </w:r>
        <w:r>
          <w:rPr>
            <w:noProof/>
            <w:webHidden/>
          </w:rPr>
          <w:fldChar w:fldCharType="end"/>
        </w:r>
      </w:hyperlink>
    </w:p>
    <w:p w14:paraId="4DC9EBCA" w14:textId="254CDDF1"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26" w:history="1">
        <w:r w:rsidRPr="00175D84">
          <w:rPr>
            <w:rStyle w:val="Hipervnculo"/>
            <w:noProof/>
            <w:lang w:val="es-ES"/>
          </w:rPr>
          <w:t>Figura 4: Diagrama entidad relación con las tablas de la base de datos</w:t>
        </w:r>
        <w:r>
          <w:rPr>
            <w:noProof/>
            <w:webHidden/>
          </w:rPr>
          <w:tab/>
        </w:r>
        <w:r>
          <w:rPr>
            <w:noProof/>
            <w:webHidden/>
          </w:rPr>
          <w:fldChar w:fldCharType="begin"/>
        </w:r>
        <w:r>
          <w:rPr>
            <w:noProof/>
            <w:webHidden/>
          </w:rPr>
          <w:instrText xml:space="preserve"> PAGEREF _Toc171333426 \h </w:instrText>
        </w:r>
        <w:r>
          <w:rPr>
            <w:noProof/>
            <w:webHidden/>
          </w:rPr>
        </w:r>
        <w:r>
          <w:rPr>
            <w:noProof/>
            <w:webHidden/>
          </w:rPr>
          <w:fldChar w:fldCharType="separate"/>
        </w:r>
        <w:r>
          <w:rPr>
            <w:noProof/>
            <w:webHidden/>
          </w:rPr>
          <w:t>19</w:t>
        </w:r>
        <w:r>
          <w:rPr>
            <w:noProof/>
            <w:webHidden/>
          </w:rPr>
          <w:fldChar w:fldCharType="end"/>
        </w:r>
      </w:hyperlink>
    </w:p>
    <w:p w14:paraId="5667863E" w14:textId="0320ED1B"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27" w:history="1">
        <w:r w:rsidRPr="00175D84">
          <w:rPr>
            <w:rStyle w:val="Hipervnculo"/>
            <w:noProof/>
            <w:lang w:val="es-ES"/>
          </w:rPr>
          <w:t>Figura 5: Matriz de correlación de Spearman para la tabla programs</w:t>
        </w:r>
        <w:r>
          <w:rPr>
            <w:noProof/>
            <w:webHidden/>
          </w:rPr>
          <w:tab/>
        </w:r>
        <w:r>
          <w:rPr>
            <w:noProof/>
            <w:webHidden/>
          </w:rPr>
          <w:fldChar w:fldCharType="begin"/>
        </w:r>
        <w:r>
          <w:rPr>
            <w:noProof/>
            <w:webHidden/>
          </w:rPr>
          <w:instrText xml:space="preserve"> PAGEREF _Toc171333427 \h </w:instrText>
        </w:r>
        <w:r>
          <w:rPr>
            <w:noProof/>
            <w:webHidden/>
          </w:rPr>
        </w:r>
        <w:r>
          <w:rPr>
            <w:noProof/>
            <w:webHidden/>
          </w:rPr>
          <w:fldChar w:fldCharType="separate"/>
        </w:r>
        <w:r>
          <w:rPr>
            <w:noProof/>
            <w:webHidden/>
          </w:rPr>
          <w:t>38</w:t>
        </w:r>
        <w:r>
          <w:rPr>
            <w:noProof/>
            <w:webHidden/>
          </w:rPr>
          <w:fldChar w:fldCharType="end"/>
        </w:r>
      </w:hyperlink>
    </w:p>
    <w:p w14:paraId="5C95CB8B" w14:textId="21B1C1BF"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28" w:history="1">
        <w:r w:rsidRPr="00175D84">
          <w:rPr>
            <w:rStyle w:val="Hipervnculo"/>
            <w:noProof/>
            <w:lang w:val="es-ES"/>
          </w:rPr>
          <w:t>Figura 6: Distribución de valores de la variable name_convention en Modules</w:t>
        </w:r>
        <w:r>
          <w:rPr>
            <w:noProof/>
            <w:webHidden/>
          </w:rPr>
          <w:tab/>
        </w:r>
        <w:r>
          <w:rPr>
            <w:noProof/>
            <w:webHidden/>
          </w:rPr>
          <w:fldChar w:fldCharType="begin"/>
        </w:r>
        <w:r>
          <w:rPr>
            <w:noProof/>
            <w:webHidden/>
          </w:rPr>
          <w:instrText xml:space="preserve"> PAGEREF _Toc171333428 \h </w:instrText>
        </w:r>
        <w:r>
          <w:rPr>
            <w:noProof/>
            <w:webHidden/>
          </w:rPr>
        </w:r>
        <w:r>
          <w:rPr>
            <w:noProof/>
            <w:webHidden/>
          </w:rPr>
          <w:fldChar w:fldCharType="separate"/>
        </w:r>
        <w:r>
          <w:rPr>
            <w:noProof/>
            <w:webHidden/>
          </w:rPr>
          <w:t>40</w:t>
        </w:r>
        <w:r>
          <w:rPr>
            <w:noProof/>
            <w:webHidden/>
          </w:rPr>
          <w:fldChar w:fldCharType="end"/>
        </w:r>
      </w:hyperlink>
    </w:p>
    <w:p w14:paraId="79AE7739" w14:textId="18D16652"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29" w:history="1">
        <w:r w:rsidRPr="00175D84">
          <w:rPr>
            <w:rStyle w:val="Hipervnculo"/>
            <w:noProof/>
            <w:lang w:val="es-ES"/>
          </w:rPr>
          <w:t>Figura 7: Distribución de valores de la variable number of decorators en Classdefs</w:t>
        </w:r>
        <w:r>
          <w:rPr>
            <w:noProof/>
            <w:webHidden/>
          </w:rPr>
          <w:tab/>
        </w:r>
        <w:r>
          <w:rPr>
            <w:noProof/>
            <w:webHidden/>
          </w:rPr>
          <w:fldChar w:fldCharType="begin"/>
        </w:r>
        <w:r>
          <w:rPr>
            <w:noProof/>
            <w:webHidden/>
          </w:rPr>
          <w:instrText xml:space="preserve"> PAGEREF _Toc171333429 \h </w:instrText>
        </w:r>
        <w:r>
          <w:rPr>
            <w:noProof/>
            <w:webHidden/>
          </w:rPr>
        </w:r>
        <w:r>
          <w:rPr>
            <w:noProof/>
            <w:webHidden/>
          </w:rPr>
          <w:fldChar w:fldCharType="separate"/>
        </w:r>
        <w:r>
          <w:rPr>
            <w:noProof/>
            <w:webHidden/>
          </w:rPr>
          <w:t>42</w:t>
        </w:r>
        <w:r>
          <w:rPr>
            <w:noProof/>
            <w:webHidden/>
          </w:rPr>
          <w:fldChar w:fldCharType="end"/>
        </w:r>
      </w:hyperlink>
    </w:p>
    <w:p w14:paraId="3520BCD8" w14:textId="2670C7D4"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30" w:history="1">
        <w:r w:rsidRPr="00175D84">
          <w:rPr>
            <w:rStyle w:val="Hipervnculo"/>
            <w:noProof/>
            <w:lang w:val="es-ES"/>
          </w:rPr>
          <w:t>Figura 8: Distribución de valores de la variable type annotations pct en Classdefs</w:t>
        </w:r>
        <w:r>
          <w:rPr>
            <w:noProof/>
            <w:webHidden/>
          </w:rPr>
          <w:tab/>
        </w:r>
        <w:r>
          <w:rPr>
            <w:noProof/>
            <w:webHidden/>
          </w:rPr>
          <w:fldChar w:fldCharType="begin"/>
        </w:r>
        <w:r>
          <w:rPr>
            <w:noProof/>
            <w:webHidden/>
          </w:rPr>
          <w:instrText xml:space="preserve"> PAGEREF _Toc171333430 \h </w:instrText>
        </w:r>
        <w:r>
          <w:rPr>
            <w:noProof/>
            <w:webHidden/>
          </w:rPr>
        </w:r>
        <w:r>
          <w:rPr>
            <w:noProof/>
            <w:webHidden/>
          </w:rPr>
          <w:fldChar w:fldCharType="separate"/>
        </w:r>
        <w:r>
          <w:rPr>
            <w:noProof/>
            <w:webHidden/>
          </w:rPr>
          <w:t>43</w:t>
        </w:r>
        <w:r>
          <w:rPr>
            <w:noProof/>
            <w:webHidden/>
          </w:rPr>
          <w:fldChar w:fldCharType="end"/>
        </w:r>
      </w:hyperlink>
    </w:p>
    <w:p w14:paraId="43F97D1D" w14:textId="4B0FA492"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31" w:history="1">
        <w:r w:rsidRPr="00175D84">
          <w:rPr>
            <w:rStyle w:val="Hipervnculo"/>
            <w:noProof/>
            <w:lang w:val="es-ES"/>
          </w:rPr>
          <w:t>Figura 9: Distribución de valores de la variable name convention en Classdefs</w:t>
        </w:r>
        <w:r>
          <w:rPr>
            <w:noProof/>
            <w:webHidden/>
          </w:rPr>
          <w:tab/>
        </w:r>
        <w:r>
          <w:rPr>
            <w:noProof/>
            <w:webHidden/>
          </w:rPr>
          <w:fldChar w:fldCharType="begin"/>
        </w:r>
        <w:r>
          <w:rPr>
            <w:noProof/>
            <w:webHidden/>
          </w:rPr>
          <w:instrText xml:space="preserve"> PAGEREF _Toc171333431 \h </w:instrText>
        </w:r>
        <w:r>
          <w:rPr>
            <w:noProof/>
            <w:webHidden/>
          </w:rPr>
        </w:r>
        <w:r>
          <w:rPr>
            <w:noProof/>
            <w:webHidden/>
          </w:rPr>
          <w:fldChar w:fldCharType="separate"/>
        </w:r>
        <w:r>
          <w:rPr>
            <w:noProof/>
            <w:webHidden/>
          </w:rPr>
          <w:t>43</w:t>
        </w:r>
        <w:r>
          <w:rPr>
            <w:noProof/>
            <w:webHidden/>
          </w:rPr>
          <w:fldChar w:fldCharType="end"/>
        </w:r>
      </w:hyperlink>
    </w:p>
    <w:p w14:paraId="5541A8C9" w14:textId="52AD321A"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32" w:history="1">
        <w:r w:rsidRPr="00175D84">
          <w:rPr>
            <w:rStyle w:val="Hipervnculo"/>
            <w:noProof/>
            <w:lang w:val="es-ES"/>
          </w:rPr>
          <w:t>Figura 10: Distribución de valores de la variable type annotations pct en Functiondefs</w:t>
        </w:r>
        <w:r>
          <w:rPr>
            <w:noProof/>
            <w:webHidden/>
          </w:rPr>
          <w:tab/>
        </w:r>
        <w:r>
          <w:rPr>
            <w:noProof/>
            <w:webHidden/>
          </w:rPr>
          <w:fldChar w:fldCharType="begin"/>
        </w:r>
        <w:r>
          <w:rPr>
            <w:noProof/>
            <w:webHidden/>
          </w:rPr>
          <w:instrText xml:space="preserve"> PAGEREF _Toc171333432 \h </w:instrText>
        </w:r>
        <w:r>
          <w:rPr>
            <w:noProof/>
            <w:webHidden/>
          </w:rPr>
        </w:r>
        <w:r>
          <w:rPr>
            <w:noProof/>
            <w:webHidden/>
          </w:rPr>
          <w:fldChar w:fldCharType="separate"/>
        </w:r>
        <w:r>
          <w:rPr>
            <w:noProof/>
            <w:webHidden/>
          </w:rPr>
          <w:t>44</w:t>
        </w:r>
        <w:r>
          <w:rPr>
            <w:noProof/>
            <w:webHidden/>
          </w:rPr>
          <w:fldChar w:fldCharType="end"/>
        </w:r>
      </w:hyperlink>
    </w:p>
    <w:p w14:paraId="52F50C66" w14:textId="247620D9"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33" w:history="1">
        <w:r w:rsidRPr="00175D84">
          <w:rPr>
            <w:rStyle w:val="Hipervnculo"/>
            <w:noProof/>
            <w:lang w:val="es-ES"/>
          </w:rPr>
          <w:t>Figura 11: Distribución de valores de la variable category en Statements</w:t>
        </w:r>
        <w:r>
          <w:rPr>
            <w:noProof/>
            <w:webHidden/>
          </w:rPr>
          <w:tab/>
        </w:r>
        <w:r>
          <w:rPr>
            <w:noProof/>
            <w:webHidden/>
          </w:rPr>
          <w:fldChar w:fldCharType="begin"/>
        </w:r>
        <w:r>
          <w:rPr>
            <w:noProof/>
            <w:webHidden/>
          </w:rPr>
          <w:instrText xml:space="preserve"> PAGEREF _Toc171333433 \h </w:instrText>
        </w:r>
        <w:r>
          <w:rPr>
            <w:noProof/>
            <w:webHidden/>
          </w:rPr>
        </w:r>
        <w:r>
          <w:rPr>
            <w:noProof/>
            <w:webHidden/>
          </w:rPr>
          <w:fldChar w:fldCharType="separate"/>
        </w:r>
        <w:r>
          <w:rPr>
            <w:noProof/>
            <w:webHidden/>
          </w:rPr>
          <w:t>46</w:t>
        </w:r>
        <w:r>
          <w:rPr>
            <w:noProof/>
            <w:webHidden/>
          </w:rPr>
          <w:fldChar w:fldCharType="end"/>
        </w:r>
      </w:hyperlink>
    </w:p>
    <w:p w14:paraId="1DE975AE" w14:textId="5B8B7072"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34" w:history="1">
        <w:r w:rsidRPr="00175D84">
          <w:rPr>
            <w:rStyle w:val="Hipervnculo"/>
            <w:noProof/>
            <w:lang w:val="es-ES"/>
          </w:rPr>
          <w:t>Figura 12: Distribución de valores de la variable statement role en Statements</w:t>
        </w:r>
        <w:r>
          <w:rPr>
            <w:noProof/>
            <w:webHidden/>
          </w:rPr>
          <w:tab/>
        </w:r>
        <w:r>
          <w:rPr>
            <w:noProof/>
            <w:webHidden/>
          </w:rPr>
          <w:fldChar w:fldCharType="begin"/>
        </w:r>
        <w:r>
          <w:rPr>
            <w:noProof/>
            <w:webHidden/>
          </w:rPr>
          <w:instrText xml:space="preserve"> PAGEREF _Toc171333434 \h </w:instrText>
        </w:r>
        <w:r>
          <w:rPr>
            <w:noProof/>
            <w:webHidden/>
          </w:rPr>
        </w:r>
        <w:r>
          <w:rPr>
            <w:noProof/>
            <w:webHidden/>
          </w:rPr>
          <w:fldChar w:fldCharType="separate"/>
        </w:r>
        <w:r>
          <w:rPr>
            <w:noProof/>
            <w:webHidden/>
          </w:rPr>
          <w:t>46</w:t>
        </w:r>
        <w:r>
          <w:rPr>
            <w:noProof/>
            <w:webHidden/>
          </w:rPr>
          <w:fldChar w:fldCharType="end"/>
        </w:r>
      </w:hyperlink>
    </w:p>
    <w:p w14:paraId="205458C6" w14:textId="159660B9"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35" w:history="1">
        <w:r w:rsidRPr="00175D84">
          <w:rPr>
            <w:rStyle w:val="Hipervnculo"/>
            <w:noProof/>
            <w:lang w:val="es-ES"/>
          </w:rPr>
          <w:t>Figura 13: Distribución de valores de la variable parent en Statements</w:t>
        </w:r>
        <w:r>
          <w:rPr>
            <w:noProof/>
            <w:webHidden/>
          </w:rPr>
          <w:tab/>
        </w:r>
        <w:r>
          <w:rPr>
            <w:noProof/>
            <w:webHidden/>
          </w:rPr>
          <w:fldChar w:fldCharType="begin"/>
        </w:r>
        <w:r>
          <w:rPr>
            <w:noProof/>
            <w:webHidden/>
          </w:rPr>
          <w:instrText xml:space="preserve"> PAGEREF _Toc171333435 \h </w:instrText>
        </w:r>
        <w:r>
          <w:rPr>
            <w:noProof/>
            <w:webHidden/>
          </w:rPr>
        </w:r>
        <w:r>
          <w:rPr>
            <w:noProof/>
            <w:webHidden/>
          </w:rPr>
          <w:fldChar w:fldCharType="separate"/>
        </w:r>
        <w:r>
          <w:rPr>
            <w:noProof/>
            <w:webHidden/>
          </w:rPr>
          <w:t>47</w:t>
        </w:r>
        <w:r>
          <w:rPr>
            <w:noProof/>
            <w:webHidden/>
          </w:rPr>
          <w:fldChar w:fldCharType="end"/>
        </w:r>
      </w:hyperlink>
    </w:p>
    <w:p w14:paraId="5EDE5F1F" w14:textId="0CFEA04D"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36" w:history="1">
        <w:r w:rsidRPr="00175D84">
          <w:rPr>
            <w:rStyle w:val="Hipervnculo"/>
            <w:noProof/>
            <w:lang w:val="es-ES"/>
          </w:rPr>
          <w:t>Figura 14: Distribución de valores de la variable first child category en Statements</w:t>
        </w:r>
        <w:r>
          <w:rPr>
            <w:noProof/>
            <w:webHidden/>
          </w:rPr>
          <w:tab/>
        </w:r>
        <w:r>
          <w:rPr>
            <w:noProof/>
            <w:webHidden/>
          </w:rPr>
          <w:fldChar w:fldCharType="begin"/>
        </w:r>
        <w:r>
          <w:rPr>
            <w:noProof/>
            <w:webHidden/>
          </w:rPr>
          <w:instrText xml:space="preserve"> PAGEREF _Toc171333436 \h </w:instrText>
        </w:r>
        <w:r>
          <w:rPr>
            <w:noProof/>
            <w:webHidden/>
          </w:rPr>
        </w:r>
        <w:r>
          <w:rPr>
            <w:noProof/>
            <w:webHidden/>
          </w:rPr>
          <w:fldChar w:fldCharType="separate"/>
        </w:r>
        <w:r>
          <w:rPr>
            <w:noProof/>
            <w:webHidden/>
          </w:rPr>
          <w:t>47</w:t>
        </w:r>
        <w:r>
          <w:rPr>
            <w:noProof/>
            <w:webHidden/>
          </w:rPr>
          <w:fldChar w:fldCharType="end"/>
        </w:r>
      </w:hyperlink>
    </w:p>
    <w:p w14:paraId="13F41523" w14:textId="67F44532"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37" w:history="1">
        <w:r w:rsidRPr="00175D84">
          <w:rPr>
            <w:rStyle w:val="Hipervnculo"/>
            <w:noProof/>
            <w:lang w:val="es-ES"/>
          </w:rPr>
          <w:t>Figura 15: Distribución de valores de la variable number of handlers en Handlers</w:t>
        </w:r>
        <w:r>
          <w:rPr>
            <w:noProof/>
            <w:webHidden/>
          </w:rPr>
          <w:tab/>
        </w:r>
        <w:r>
          <w:rPr>
            <w:noProof/>
            <w:webHidden/>
          </w:rPr>
          <w:fldChar w:fldCharType="begin"/>
        </w:r>
        <w:r>
          <w:rPr>
            <w:noProof/>
            <w:webHidden/>
          </w:rPr>
          <w:instrText xml:space="preserve"> PAGEREF _Toc171333437 \h </w:instrText>
        </w:r>
        <w:r>
          <w:rPr>
            <w:noProof/>
            <w:webHidden/>
          </w:rPr>
        </w:r>
        <w:r>
          <w:rPr>
            <w:noProof/>
            <w:webHidden/>
          </w:rPr>
          <w:fldChar w:fldCharType="separate"/>
        </w:r>
        <w:r>
          <w:rPr>
            <w:noProof/>
            <w:webHidden/>
          </w:rPr>
          <w:t>48</w:t>
        </w:r>
        <w:r>
          <w:rPr>
            <w:noProof/>
            <w:webHidden/>
          </w:rPr>
          <w:fldChar w:fldCharType="end"/>
        </w:r>
      </w:hyperlink>
    </w:p>
    <w:p w14:paraId="15DB9045" w14:textId="1525A0CA"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38" w:history="1">
        <w:r w:rsidRPr="00175D84">
          <w:rPr>
            <w:rStyle w:val="Hipervnculo"/>
            <w:noProof/>
            <w:lang w:val="es-ES"/>
          </w:rPr>
          <w:t>Figura 16: Distribución de valores de la variable average body count en Handlers</w:t>
        </w:r>
        <w:r>
          <w:rPr>
            <w:noProof/>
            <w:webHidden/>
          </w:rPr>
          <w:tab/>
        </w:r>
        <w:r>
          <w:rPr>
            <w:noProof/>
            <w:webHidden/>
          </w:rPr>
          <w:fldChar w:fldCharType="begin"/>
        </w:r>
        <w:r>
          <w:rPr>
            <w:noProof/>
            <w:webHidden/>
          </w:rPr>
          <w:instrText xml:space="preserve"> PAGEREF _Toc171333438 \h </w:instrText>
        </w:r>
        <w:r>
          <w:rPr>
            <w:noProof/>
            <w:webHidden/>
          </w:rPr>
        </w:r>
        <w:r>
          <w:rPr>
            <w:noProof/>
            <w:webHidden/>
          </w:rPr>
          <w:fldChar w:fldCharType="separate"/>
        </w:r>
        <w:r>
          <w:rPr>
            <w:noProof/>
            <w:webHidden/>
          </w:rPr>
          <w:t>49</w:t>
        </w:r>
        <w:r>
          <w:rPr>
            <w:noProof/>
            <w:webHidden/>
          </w:rPr>
          <w:fldChar w:fldCharType="end"/>
        </w:r>
      </w:hyperlink>
    </w:p>
    <w:p w14:paraId="233A7585" w14:textId="53F9BA1C"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39" w:history="1">
        <w:r w:rsidRPr="00175D84">
          <w:rPr>
            <w:rStyle w:val="Hipervnculo"/>
            <w:noProof/>
            <w:lang w:val="es-ES"/>
          </w:rPr>
          <w:t>Figura 17: Distribución de valores de la variable category en Expressions</w:t>
        </w:r>
        <w:r>
          <w:rPr>
            <w:noProof/>
            <w:webHidden/>
          </w:rPr>
          <w:tab/>
        </w:r>
        <w:r>
          <w:rPr>
            <w:noProof/>
            <w:webHidden/>
          </w:rPr>
          <w:fldChar w:fldCharType="begin"/>
        </w:r>
        <w:r>
          <w:rPr>
            <w:noProof/>
            <w:webHidden/>
          </w:rPr>
          <w:instrText xml:space="preserve"> PAGEREF _Toc171333439 \h </w:instrText>
        </w:r>
        <w:r>
          <w:rPr>
            <w:noProof/>
            <w:webHidden/>
          </w:rPr>
        </w:r>
        <w:r>
          <w:rPr>
            <w:noProof/>
            <w:webHidden/>
          </w:rPr>
          <w:fldChar w:fldCharType="separate"/>
        </w:r>
        <w:r>
          <w:rPr>
            <w:noProof/>
            <w:webHidden/>
          </w:rPr>
          <w:t>49</w:t>
        </w:r>
        <w:r>
          <w:rPr>
            <w:noProof/>
            <w:webHidden/>
          </w:rPr>
          <w:fldChar w:fldCharType="end"/>
        </w:r>
      </w:hyperlink>
    </w:p>
    <w:p w14:paraId="14BB299D" w14:textId="63E2E5AE"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40" w:history="1">
        <w:r w:rsidRPr="00175D84">
          <w:rPr>
            <w:rStyle w:val="Hipervnculo"/>
            <w:noProof/>
            <w:lang w:val="es-ES"/>
          </w:rPr>
          <w:t>Figura 18: Distribución de valores de la variable parent en Expressions</w:t>
        </w:r>
        <w:r>
          <w:rPr>
            <w:noProof/>
            <w:webHidden/>
          </w:rPr>
          <w:tab/>
        </w:r>
        <w:r>
          <w:rPr>
            <w:noProof/>
            <w:webHidden/>
          </w:rPr>
          <w:fldChar w:fldCharType="begin"/>
        </w:r>
        <w:r>
          <w:rPr>
            <w:noProof/>
            <w:webHidden/>
          </w:rPr>
          <w:instrText xml:space="preserve"> PAGEREF _Toc171333440 \h </w:instrText>
        </w:r>
        <w:r>
          <w:rPr>
            <w:noProof/>
            <w:webHidden/>
          </w:rPr>
        </w:r>
        <w:r>
          <w:rPr>
            <w:noProof/>
            <w:webHidden/>
          </w:rPr>
          <w:fldChar w:fldCharType="separate"/>
        </w:r>
        <w:r>
          <w:rPr>
            <w:noProof/>
            <w:webHidden/>
          </w:rPr>
          <w:t>50</w:t>
        </w:r>
        <w:r>
          <w:rPr>
            <w:noProof/>
            <w:webHidden/>
          </w:rPr>
          <w:fldChar w:fldCharType="end"/>
        </w:r>
      </w:hyperlink>
    </w:p>
    <w:p w14:paraId="6B382BA6" w14:textId="0482C051"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41" w:history="1">
        <w:r w:rsidRPr="00175D84">
          <w:rPr>
            <w:rStyle w:val="Hipervnculo"/>
            <w:noProof/>
            <w:lang w:val="es-ES"/>
          </w:rPr>
          <w:t>Figura 19: Distribución de valores de la variable first child category en Expressions</w:t>
        </w:r>
        <w:r>
          <w:rPr>
            <w:noProof/>
            <w:webHidden/>
          </w:rPr>
          <w:tab/>
        </w:r>
        <w:r>
          <w:rPr>
            <w:noProof/>
            <w:webHidden/>
          </w:rPr>
          <w:fldChar w:fldCharType="begin"/>
        </w:r>
        <w:r>
          <w:rPr>
            <w:noProof/>
            <w:webHidden/>
          </w:rPr>
          <w:instrText xml:space="preserve"> PAGEREF _Toc171333441 \h </w:instrText>
        </w:r>
        <w:r>
          <w:rPr>
            <w:noProof/>
            <w:webHidden/>
          </w:rPr>
        </w:r>
        <w:r>
          <w:rPr>
            <w:noProof/>
            <w:webHidden/>
          </w:rPr>
          <w:fldChar w:fldCharType="separate"/>
        </w:r>
        <w:r>
          <w:rPr>
            <w:noProof/>
            <w:webHidden/>
          </w:rPr>
          <w:t>50</w:t>
        </w:r>
        <w:r>
          <w:rPr>
            <w:noProof/>
            <w:webHidden/>
          </w:rPr>
          <w:fldChar w:fldCharType="end"/>
        </w:r>
      </w:hyperlink>
    </w:p>
    <w:p w14:paraId="64EF614F" w14:textId="1F21294D"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42" w:history="1">
        <w:r w:rsidRPr="00175D84">
          <w:rPr>
            <w:rStyle w:val="Hipervnculo"/>
            <w:noProof/>
            <w:lang w:val="es-ES"/>
          </w:rPr>
          <w:t>Figura 20: Distribución de valores de la variable expressions role en Expressions</w:t>
        </w:r>
        <w:r>
          <w:rPr>
            <w:noProof/>
            <w:webHidden/>
          </w:rPr>
          <w:tab/>
        </w:r>
        <w:r>
          <w:rPr>
            <w:noProof/>
            <w:webHidden/>
          </w:rPr>
          <w:fldChar w:fldCharType="begin"/>
        </w:r>
        <w:r>
          <w:rPr>
            <w:noProof/>
            <w:webHidden/>
          </w:rPr>
          <w:instrText xml:space="preserve"> PAGEREF _Toc171333442 \h </w:instrText>
        </w:r>
        <w:r>
          <w:rPr>
            <w:noProof/>
            <w:webHidden/>
          </w:rPr>
        </w:r>
        <w:r>
          <w:rPr>
            <w:noProof/>
            <w:webHidden/>
          </w:rPr>
          <w:fldChar w:fldCharType="separate"/>
        </w:r>
        <w:r>
          <w:rPr>
            <w:noProof/>
            <w:webHidden/>
          </w:rPr>
          <w:t>51</w:t>
        </w:r>
        <w:r>
          <w:rPr>
            <w:noProof/>
            <w:webHidden/>
          </w:rPr>
          <w:fldChar w:fldCharType="end"/>
        </w:r>
      </w:hyperlink>
    </w:p>
    <w:p w14:paraId="4E750404" w14:textId="456E895F"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43" w:history="1">
        <w:r w:rsidRPr="00175D84">
          <w:rPr>
            <w:rStyle w:val="Hipervnculo"/>
            <w:noProof/>
            <w:lang w:val="es-ES"/>
          </w:rPr>
          <w:t>Figura 21: Distribución de valores de la variable number of elements en Fstrings</w:t>
        </w:r>
        <w:r>
          <w:rPr>
            <w:noProof/>
            <w:webHidden/>
          </w:rPr>
          <w:tab/>
        </w:r>
        <w:r>
          <w:rPr>
            <w:noProof/>
            <w:webHidden/>
          </w:rPr>
          <w:fldChar w:fldCharType="begin"/>
        </w:r>
        <w:r>
          <w:rPr>
            <w:noProof/>
            <w:webHidden/>
          </w:rPr>
          <w:instrText xml:space="preserve"> PAGEREF _Toc171333443 \h </w:instrText>
        </w:r>
        <w:r>
          <w:rPr>
            <w:noProof/>
            <w:webHidden/>
          </w:rPr>
        </w:r>
        <w:r>
          <w:rPr>
            <w:noProof/>
            <w:webHidden/>
          </w:rPr>
          <w:fldChar w:fldCharType="separate"/>
        </w:r>
        <w:r>
          <w:rPr>
            <w:noProof/>
            <w:webHidden/>
          </w:rPr>
          <w:t>52</w:t>
        </w:r>
        <w:r>
          <w:rPr>
            <w:noProof/>
            <w:webHidden/>
          </w:rPr>
          <w:fldChar w:fldCharType="end"/>
        </w:r>
      </w:hyperlink>
    </w:p>
    <w:p w14:paraId="7A27F201" w14:textId="0A9C296E"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44" w:history="1">
        <w:r w:rsidRPr="00175D84">
          <w:rPr>
            <w:rStyle w:val="Hipervnculo"/>
            <w:noProof/>
            <w:lang w:val="es-ES"/>
          </w:rPr>
          <w:t>Figura 22: Distribución de valores de la variable name convention en Variables</w:t>
        </w:r>
        <w:r>
          <w:rPr>
            <w:noProof/>
            <w:webHidden/>
          </w:rPr>
          <w:tab/>
        </w:r>
        <w:r>
          <w:rPr>
            <w:noProof/>
            <w:webHidden/>
          </w:rPr>
          <w:fldChar w:fldCharType="begin"/>
        </w:r>
        <w:r>
          <w:rPr>
            <w:noProof/>
            <w:webHidden/>
          </w:rPr>
          <w:instrText xml:space="preserve"> PAGEREF _Toc171333444 \h </w:instrText>
        </w:r>
        <w:r>
          <w:rPr>
            <w:noProof/>
            <w:webHidden/>
          </w:rPr>
        </w:r>
        <w:r>
          <w:rPr>
            <w:noProof/>
            <w:webHidden/>
          </w:rPr>
          <w:fldChar w:fldCharType="separate"/>
        </w:r>
        <w:r>
          <w:rPr>
            <w:noProof/>
            <w:webHidden/>
          </w:rPr>
          <w:t>52</w:t>
        </w:r>
        <w:r>
          <w:rPr>
            <w:noProof/>
            <w:webHidden/>
          </w:rPr>
          <w:fldChar w:fldCharType="end"/>
        </w:r>
      </w:hyperlink>
    </w:p>
    <w:p w14:paraId="697C076C" w14:textId="57F6A838"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45" w:history="1">
        <w:r w:rsidRPr="00175D84">
          <w:rPr>
            <w:rStyle w:val="Hipervnculo"/>
            <w:noProof/>
            <w:lang w:val="es-ES"/>
          </w:rPr>
          <w:t>Figura 23: Distribución de valores de la variable category en Vector</w:t>
        </w:r>
        <w:r>
          <w:rPr>
            <w:noProof/>
            <w:webHidden/>
          </w:rPr>
          <w:tab/>
        </w:r>
        <w:r>
          <w:rPr>
            <w:noProof/>
            <w:webHidden/>
          </w:rPr>
          <w:fldChar w:fldCharType="begin"/>
        </w:r>
        <w:r>
          <w:rPr>
            <w:noProof/>
            <w:webHidden/>
          </w:rPr>
          <w:instrText xml:space="preserve"> PAGEREF _Toc171333445 \h </w:instrText>
        </w:r>
        <w:r>
          <w:rPr>
            <w:noProof/>
            <w:webHidden/>
          </w:rPr>
        </w:r>
        <w:r>
          <w:rPr>
            <w:noProof/>
            <w:webHidden/>
          </w:rPr>
          <w:fldChar w:fldCharType="separate"/>
        </w:r>
        <w:r>
          <w:rPr>
            <w:noProof/>
            <w:webHidden/>
          </w:rPr>
          <w:t>53</w:t>
        </w:r>
        <w:r>
          <w:rPr>
            <w:noProof/>
            <w:webHidden/>
          </w:rPr>
          <w:fldChar w:fldCharType="end"/>
        </w:r>
      </w:hyperlink>
    </w:p>
    <w:p w14:paraId="0B27EFC1" w14:textId="5635AC33" w:rsidR="00771079" w:rsidRPr="00CB52EE" w:rsidRDefault="00B846CD" w:rsidP="00C73E9E">
      <w:r>
        <w:fldChar w:fldCharType="end"/>
      </w:r>
      <w:r w:rsidR="007B5F9D" w:rsidRPr="002E7E6A">
        <w:rPr>
          <w:lang w:val="es-ES"/>
        </w:rPr>
        <w:br w:type="page"/>
      </w:r>
    </w:p>
    <w:p w14:paraId="5395A93E" w14:textId="77B0720F" w:rsidR="0085351E" w:rsidRPr="00F3671F" w:rsidRDefault="007F0C41" w:rsidP="00F3671F">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bookmarkStart w:id="1" w:name="_Ref45362437"/>
    <w:p w14:paraId="378D72E4" w14:textId="3F77C11A" w:rsidR="00566B71"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1333446" w:history="1">
        <w:r w:rsidR="00566B71" w:rsidRPr="00541599">
          <w:rPr>
            <w:rStyle w:val="Hipervnculo"/>
            <w:noProof/>
            <w:lang w:val="es-ES"/>
          </w:rPr>
          <w:t>Tabla 1: Características de programa.</w:t>
        </w:r>
        <w:r w:rsidR="00566B71">
          <w:rPr>
            <w:noProof/>
            <w:webHidden/>
          </w:rPr>
          <w:tab/>
        </w:r>
        <w:r w:rsidR="00566B71">
          <w:rPr>
            <w:noProof/>
            <w:webHidden/>
          </w:rPr>
          <w:fldChar w:fldCharType="begin"/>
        </w:r>
        <w:r w:rsidR="00566B71">
          <w:rPr>
            <w:noProof/>
            <w:webHidden/>
          </w:rPr>
          <w:instrText xml:space="preserve"> PAGEREF _Toc171333446 \h </w:instrText>
        </w:r>
        <w:r w:rsidR="00566B71">
          <w:rPr>
            <w:noProof/>
            <w:webHidden/>
          </w:rPr>
        </w:r>
        <w:r w:rsidR="00566B71">
          <w:rPr>
            <w:noProof/>
            <w:webHidden/>
          </w:rPr>
          <w:fldChar w:fldCharType="separate"/>
        </w:r>
        <w:r w:rsidR="00566B71">
          <w:rPr>
            <w:noProof/>
            <w:webHidden/>
          </w:rPr>
          <w:t>20</w:t>
        </w:r>
        <w:r w:rsidR="00566B71">
          <w:rPr>
            <w:noProof/>
            <w:webHidden/>
          </w:rPr>
          <w:fldChar w:fldCharType="end"/>
        </w:r>
      </w:hyperlink>
    </w:p>
    <w:p w14:paraId="487D5411" w14:textId="36334C8E"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47" w:history="1">
        <w:r w:rsidRPr="00541599">
          <w:rPr>
            <w:rStyle w:val="Hipervnculo"/>
            <w:noProof/>
            <w:lang w:val="es-ES"/>
          </w:rPr>
          <w:t>Tabla 2: Características para el módulo.</w:t>
        </w:r>
        <w:r>
          <w:rPr>
            <w:noProof/>
            <w:webHidden/>
          </w:rPr>
          <w:tab/>
        </w:r>
        <w:r>
          <w:rPr>
            <w:noProof/>
            <w:webHidden/>
          </w:rPr>
          <w:fldChar w:fldCharType="begin"/>
        </w:r>
        <w:r>
          <w:rPr>
            <w:noProof/>
            <w:webHidden/>
          </w:rPr>
          <w:instrText xml:space="preserve"> PAGEREF _Toc171333447 \h </w:instrText>
        </w:r>
        <w:r>
          <w:rPr>
            <w:noProof/>
            <w:webHidden/>
          </w:rPr>
        </w:r>
        <w:r>
          <w:rPr>
            <w:noProof/>
            <w:webHidden/>
          </w:rPr>
          <w:fldChar w:fldCharType="separate"/>
        </w:r>
        <w:r>
          <w:rPr>
            <w:noProof/>
            <w:webHidden/>
          </w:rPr>
          <w:t>21</w:t>
        </w:r>
        <w:r>
          <w:rPr>
            <w:noProof/>
            <w:webHidden/>
          </w:rPr>
          <w:fldChar w:fldCharType="end"/>
        </w:r>
      </w:hyperlink>
    </w:p>
    <w:p w14:paraId="0B0EF5B5" w14:textId="4FAD25B8"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48" w:history="1">
        <w:r w:rsidRPr="00541599">
          <w:rPr>
            <w:rStyle w:val="Hipervnculo"/>
            <w:noProof/>
            <w:lang w:val="es-ES"/>
          </w:rPr>
          <w:t>Tabla 3: Características para los imports.</w:t>
        </w:r>
        <w:r>
          <w:rPr>
            <w:noProof/>
            <w:webHidden/>
          </w:rPr>
          <w:tab/>
        </w:r>
        <w:r>
          <w:rPr>
            <w:noProof/>
            <w:webHidden/>
          </w:rPr>
          <w:fldChar w:fldCharType="begin"/>
        </w:r>
        <w:r>
          <w:rPr>
            <w:noProof/>
            <w:webHidden/>
          </w:rPr>
          <w:instrText xml:space="preserve"> PAGEREF _Toc171333448 \h </w:instrText>
        </w:r>
        <w:r>
          <w:rPr>
            <w:noProof/>
            <w:webHidden/>
          </w:rPr>
        </w:r>
        <w:r>
          <w:rPr>
            <w:noProof/>
            <w:webHidden/>
          </w:rPr>
          <w:fldChar w:fldCharType="separate"/>
        </w:r>
        <w:r>
          <w:rPr>
            <w:noProof/>
            <w:webHidden/>
          </w:rPr>
          <w:t>22</w:t>
        </w:r>
        <w:r>
          <w:rPr>
            <w:noProof/>
            <w:webHidden/>
          </w:rPr>
          <w:fldChar w:fldCharType="end"/>
        </w:r>
      </w:hyperlink>
    </w:p>
    <w:p w14:paraId="57F4D8F3" w14:textId="4534738D"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49" w:history="1">
        <w:r w:rsidRPr="00541599">
          <w:rPr>
            <w:rStyle w:val="Hipervnculo"/>
            <w:noProof/>
            <w:lang w:val="es-ES"/>
          </w:rPr>
          <w:t>Tabla 4: Características para la definición de clases.</w:t>
        </w:r>
        <w:r>
          <w:rPr>
            <w:noProof/>
            <w:webHidden/>
          </w:rPr>
          <w:tab/>
        </w:r>
        <w:r>
          <w:rPr>
            <w:noProof/>
            <w:webHidden/>
          </w:rPr>
          <w:fldChar w:fldCharType="begin"/>
        </w:r>
        <w:r>
          <w:rPr>
            <w:noProof/>
            <w:webHidden/>
          </w:rPr>
          <w:instrText xml:space="preserve"> PAGEREF _Toc171333449 \h </w:instrText>
        </w:r>
        <w:r>
          <w:rPr>
            <w:noProof/>
            <w:webHidden/>
          </w:rPr>
        </w:r>
        <w:r>
          <w:rPr>
            <w:noProof/>
            <w:webHidden/>
          </w:rPr>
          <w:fldChar w:fldCharType="separate"/>
        </w:r>
        <w:r>
          <w:rPr>
            <w:noProof/>
            <w:webHidden/>
          </w:rPr>
          <w:t>23</w:t>
        </w:r>
        <w:r>
          <w:rPr>
            <w:noProof/>
            <w:webHidden/>
          </w:rPr>
          <w:fldChar w:fldCharType="end"/>
        </w:r>
      </w:hyperlink>
    </w:p>
    <w:p w14:paraId="6733C4F5" w14:textId="6DACD2B0"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50" w:history="1">
        <w:r w:rsidRPr="00541599">
          <w:rPr>
            <w:rStyle w:val="Hipervnculo"/>
            <w:noProof/>
            <w:lang w:val="es-ES"/>
          </w:rPr>
          <w:t>Tabla 5: Características para definiciones de funciones.</w:t>
        </w:r>
        <w:r>
          <w:rPr>
            <w:noProof/>
            <w:webHidden/>
          </w:rPr>
          <w:tab/>
        </w:r>
        <w:r>
          <w:rPr>
            <w:noProof/>
            <w:webHidden/>
          </w:rPr>
          <w:fldChar w:fldCharType="begin"/>
        </w:r>
        <w:r>
          <w:rPr>
            <w:noProof/>
            <w:webHidden/>
          </w:rPr>
          <w:instrText xml:space="preserve"> PAGEREF _Toc171333450 \h </w:instrText>
        </w:r>
        <w:r>
          <w:rPr>
            <w:noProof/>
            <w:webHidden/>
          </w:rPr>
        </w:r>
        <w:r>
          <w:rPr>
            <w:noProof/>
            <w:webHidden/>
          </w:rPr>
          <w:fldChar w:fldCharType="separate"/>
        </w:r>
        <w:r>
          <w:rPr>
            <w:noProof/>
            <w:webHidden/>
          </w:rPr>
          <w:t>24</w:t>
        </w:r>
        <w:r>
          <w:rPr>
            <w:noProof/>
            <w:webHidden/>
          </w:rPr>
          <w:fldChar w:fldCharType="end"/>
        </w:r>
      </w:hyperlink>
    </w:p>
    <w:p w14:paraId="4817CD4F" w14:textId="63954655"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51" w:history="1">
        <w:r w:rsidRPr="00541599">
          <w:rPr>
            <w:rStyle w:val="Hipervnculo"/>
            <w:noProof/>
            <w:lang w:val="es-ES"/>
          </w:rPr>
          <w:t>Tabla 6: Características de definiciones de métodos.</w:t>
        </w:r>
        <w:r>
          <w:rPr>
            <w:noProof/>
            <w:webHidden/>
          </w:rPr>
          <w:tab/>
        </w:r>
        <w:r>
          <w:rPr>
            <w:noProof/>
            <w:webHidden/>
          </w:rPr>
          <w:fldChar w:fldCharType="begin"/>
        </w:r>
        <w:r>
          <w:rPr>
            <w:noProof/>
            <w:webHidden/>
          </w:rPr>
          <w:instrText xml:space="preserve"> PAGEREF _Toc171333451 \h </w:instrText>
        </w:r>
        <w:r>
          <w:rPr>
            <w:noProof/>
            <w:webHidden/>
          </w:rPr>
        </w:r>
        <w:r>
          <w:rPr>
            <w:noProof/>
            <w:webHidden/>
          </w:rPr>
          <w:fldChar w:fldCharType="separate"/>
        </w:r>
        <w:r>
          <w:rPr>
            <w:noProof/>
            <w:webHidden/>
          </w:rPr>
          <w:t>25</w:t>
        </w:r>
        <w:r>
          <w:rPr>
            <w:noProof/>
            <w:webHidden/>
          </w:rPr>
          <w:fldChar w:fldCharType="end"/>
        </w:r>
      </w:hyperlink>
    </w:p>
    <w:p w14:paraId="542C3587" w14:textId="1FBB2051"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52" w:history="1">
        <w:r w:rsidRPr="00541599">
          <w:rPr>
            <w:rStyle w:val="Hipervnculo"/>
            <w:noProof/>
            <w:lang w:val="es-ES"/>
          </w:rPr>
          <w:t xml:space="preserve">Tabla 7: </w:t>
        </w:r>
        <w:r w:rsidRPr="00541599">
          <w:rPr>
            <w:rStyle w:val="Hipervnculo"/>
            <w:noProof/>
          </w:rPr>
          <w:t>Características de sentencias.</w:t>
        </w:r>
        <w:r>
          <w:rPr>
            <w:noProof/>
            <w:webHidden/>
          </w:rPr>
          <w:tab/>
        </w:r>
        <w:r>
          <w:rPr>
            <w:noProof/>
            <w:webHidden/>
          </w:rPr>
          <w:fldChar w:fldCharType="begin"/>
        </w:r>
        <w:r>
          <w:rPr>
            <w:noProof/>
            <w:webHidden/>
          </w:rPr>
          <w:instrText xml:space="preserve"> PAGEREF _Toc171333452 \h </w:instrText>
        </w:r>
        <w:r>
          <w:rPr>
            <w:noProof/>
            <w:webHidden/>
          </w:rPr>
        </w:r>
        <w:r>
          <w:rPr>
            <w:noProof/>
            <w:webHidden/>
          </w:rPr>
          <w:fldChar w:fldCharType="separate"/>
        </w:r>
        <w:r>
          <w:rPr>
            <w:noProof/>
            <w:webHidden/>
          </w:rPr>
          <w:t>26</w:t>
        </w:r>
        <w:r>
          <w:rPr>
            <w:noProof/>
            <w:webHidden/>
          </w:rPr>
          <w:fldChar w:fldCharType="end"/>
        </w:r>
      </w:hyperlink>
    </w:p>
    <w:p w14:paraId="3F0E501D" w14:textId="4A9F790B"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53" w:history="1">
        <w:r w:rsidRPr="00541599">
          <w:rPr>
            <w:rStyle w:val="Hipervnculo"/>
            <w:noProof/>
            <w:lang w:val="es-ES"/>
          </w:rPr>
          <w:t>Tabla 8: Características de los cases.</w:t>
        </w:r>
        <w:r>
          <w:rPr>
            <w:noProof/>
            <w:webHidden/>
          </w:rPr>
          <w:tab/>
        </w:r>
        <w:r>
          <w:rPr>
            <w:noProof/>
            <w:webHidden/>
          </w:rPr>
          <w:fldChar w:fldCharType="begin"/>
        </w:r>
        <w:r>
          <w:rPr>
            <w:noProof/>
            <w:webHidden/>
          </w:rPr>
          <w:instrText xml:space="preserve"> PAGEREF _Toc171333453 \h </w:instrText>
        </w:r>
        <w:r>
          <w:rPr>
            <w:noProof/>
            <w:webHidden/>
          </w:rPr>
        </w:r>
        <w:r>
          <w:rPr>
            <w:noProof/>
            <w:webHidden/>
          </w:rPr>
          <w:fldChar w:fldCharType="separate"/>
        </w:r>
        <w:r>
          <w:rPr>
            <w:noProof/>
            <w:webHidden/>
          </w:rPr>
          <w:t>27</w:t>
        </w:r>
        <w:r>
          <w:rPr>
            <w:noProof/>
            <w:webHidden/>
          </w:rPr>
          <w:fldChar w:fldCharType="end"/>
        </w:r>
      </w:hyperlink>
    </w:p>
    <w:p w14:paraId="23243ABC" w14:textId="626A46D7"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54" w:history="1">
        <w:r w:rsidRPr="00541599">
          <w:rPr>
            <w:rStyle w:val="Hipervnculo"/>
            <w:noProof/>
            <w:lang w:val="es-ES"/>
          </w:rPr>
          <w:t>Tabla 9: Características de los handlers.</w:t>
        </w:r>
        <w:r>
          <w:rPr>
            <w:noProof/>
            <w:webHidden/>
          </w:rPr>
          <w:tab/>
        </w:r>
        <w:r>
          <w:rPr>
            <w:noProof/>
            <w:webHidden/>
          </w:rPr>
          <w:fldChar w:fldCharType="begin"/>
        </w:r>
        <w:r>
          <w:rPr>
            <w:noProof/>
            <w:webHidden/>
          </w:rPr>
          <w:instrText xml:space="preserve"> PAGEREF _Toc171333454 \h </w:instrText>
        </w:r>
        <w:r>
          <w:rPr>
            <w:noProof/>
            <w:webHidden/>
          </w:rPr>
        </w:r>
        <w:r>
          <w:rPr>
            <w:noProof/>
            <w:webHidden/>
          </w:rPr>
          <w:fldChar w:fldCharType="separate"/>
        </w:r>
        <w:r>
          <w:rPr>
            <w:noProof/>
            <w:webHidden/>
          </w:rPr>
          <w:t>28</w:t>
        </w:r>
        <w:r>
          <w:rPr>
            <w:noProof/>
            <w:webHidden/>
          </w:rPr>
          <w:fldChar w:fldCharType="end"/>
        </w:r>
      </w:hyperlink>
    </w:p>
    <w:p w14:paraId="3FEDFBBD" w14:textId="39E1C68A"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55" w:history="1">
        <w:r w:rsidRPr="00541599">
          <w:rPr>
            <w:rStyle w:val="Hipervnculo"/>
            <w:noProof/>
            <w:lang w:val="es-ES"/>
          </w:rPr>
          <w:t xml:space="preserve">Tabla 10: </w:t>
        </w:r>
        <w:r w:rsidRPr="00541599">
          <w:rPr>
            <w:rStyle w:val="Hipervnculo"/>
            <w:noProof/>
          </w:rPr>
          <w:t>Características de expression.</w:t>
        </w:r>
        <w:r>
          <w:rPr>
            <w:noProof/>
            <w:webHidden/>
          </w:rPr>
          <w:tab/>
        </w:r>
        <w:r>
          <w:rPr>
            <w:noProof/>
            <w:webHidden/>
          </w:rPr>
          <w:fldChar w:fldCharType="begin"/>
        </w:r>
        <w:r>
          <w:rPr>
            <w:noProof/>
            <w:webHidden/>
          </w:rPr>
          <w:instrText xml:space="preserve"> PAGEREF _Toc171333455 \h </w:instrText>
        </w:r>
        <w:r>
          <w:rPr>
            <w:noProof/>
            <w:webHidden/>
          </w:rPr>
        </w:r>
        <w:r>
          <w:rPr>
            <w:noProof/>
            <w:webHidden/>
          </w:rPr>
          <w:fldChar w:fldCharType="separate"/>
        </w:r>
        <w:r>
          <w:rPr>
            <w:noProof/>
            <w:webHidden/>
          </w:rPr>
          <w:t>28</w:t>
        </w:r>
        <w:r>
          <w:rPr>
            <w:noProof/>
            <w:webHidden/>
          </w:rPr>
          <w:fldChar w:fldCharType="end"/>
        </w:r>
      </w:hyperlink>
    </w:p>
    <w:p w14:paraId="27DF5967" w14:textId="0BF74A89"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56" w:history="1">
        <w:r w:rsidRPr="00541599">
          <w:rPr>
            <w:rStyle w:val="Hipervnculo"/>
            <w:noProof/>
            <w:lang w:val="es-ES"/>
          </w:rPr>
          <w:t>Tabla 11:</w:t>
        </w:r>
        <w:r w:rsidRPr="00541599">
          <w:rPr>
            <w:rStyle w:val="Hipervnculo"/>
            <w:noProof/>
          </w:rPr>
          <w:t xml:space="preserve"> Características de comprehensiones.</w:t>
        </w:r>
        <w:r>
          <w:rPr>
            <w:noProof/>
            <w:webHidden/>
          </w:rPr>
          <w:tab/>
        </w:r>
        <w:r>
          <w:rPr>
            <w:noProof/>
            <w:webHidden/>
          </w:rPr>
          <w:fldChar w:fldCharType="begin"/>
        </w:r>
        <w:r>
          <w:rPr>
            <w:noProof/>
            <w:webHidden/>
          </w:rPr>
          <w:instrText xml:space="preserve"> PAGEREF _Toc171333456 \h </w:instrText>
        </w:r>
        <w:r>
          <w:rPr>
            <w:noProof/>
            <w:webHidden/>
          </w:rPr>
        </w:r>
        <w:r>
          <w:rPr>
            <w:noProof/>
            <w:webHidden/>
          </w:rPr>
          <w:fldChar w:fldCharType="separate"/>
        </w:r>
        <w:r>
          <w:rPr>
            <w:noProof/>
            <w:webHidden/>
          </w:rPr>
          <w:t>29</w:t>
        </w:r>
        <w:r>
          <w:rPr>
            <w:noProof/>
            <w:webHidden/>
          </w:rPr>
          <w:fldChar w:fldCharType="end"/>
        </w:r>
      </w:hyperlink>
    </w:p>
    <w:p w14:paraId="3E7592CB" w14:textId="763E1A14"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57" w:history="1">
        <w:r w:rsidRPr="00541599">
          <w:rPr>
            <w:rStyle w:val="Hipervnculo"/>
            <w:noProof/>
            <w:lang w:val="es-ES"/>
          </w:rPr>
          <w:t>Tabla 12: Características de las invocaciones a funciones.</w:t>
        </w:r>
        <w:r>
          <w:rPr>
            <w:noProof/>
            <w:webHidden/>
          </w:rPr>
          <w:tab/>
        </w:r>
        <w:r>
          <w:rPr>
            <w:noProof/>
            <w:webHidden/>
          </w:rPr>
          <w:fldChar w:fldCharType="begin"/>
        </w:r>
        <w:r>
          <w:rPr>
            <w:noProof/>
            <w:webHidden/>
          </w:rPr>
          <w:instrText xml:space="preserve"> PAGEREF _Toc171333457 \h </w:instrText>
        </w:r>
        <w:r>
          <w:rPr>
            <w:noProof/>
            <w:webHidden/>
          </w:rPr>
        </w:r>
        <w:r>
          <w:rPr>
            <w:noProof/>
            <w:webHidden/>
          </w:rPr>
          <w:fldChar w:fldCharType="separate"/>
        </w:r>
        <w:r>
          <w:rPr>
            <w:noProof/>
            <w:webHidden/>
          </w:rPr>
          <w:t>30</w:t>
        </w:r>
        <w:r>
          <w:rPr>
            <w:noProof/>
            <w:webHidden/>
          </w:rPr>
          <w:fldChar w:fldCharType="end"/>
        </w:r>
      </w:hyperlink>
    </w:p>
    <w:p w14:paraId="3F8D4F70" w14:textId="6A72D193"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58" w:history="1">
        <w:r w:rsidRPr="00541599">
          <w:rPr>
            <w:rStyle w:val="Hipervnculo"/>
            <w:noProof/>
            <w:lang w:val="es-ES"/>
          </w:rPr>
          <w:t>Tabla 13: Características de las cadenas formateadas.</w:t>
        </w:r>
        <w:r>
          <w:rPr>
            <w:noProof/>
            <w:webHidden/>
          </w:rPr>
          <w:tab/>
        </w:r>
        <w:r>
          <w:rPr>
            <w:noProof/>
            <w:webHidden/>
          </w:rPr>
          <w:fldChar w:fldCharType="begin"/>
        </w:r>
        <w:r>
          <w:rPr>
            <w:noProof/>
            <w:webHidden/>
          </w:rPr>
          <w:instrText xml:space="preserve"> PAGEREF _Toc171333458 \h </w:instrText>
        </w:r>
        <w:r>
          <w:rPr>
            <w:noProof/>
            <w:webHidden/>
          </w:rPr>
        </w:r>
        <w:r>
          <w:rPr>
            <w:noProof/>
            <w:webHidden/>
          </w:rPr>
          <w:fldChar w:fldCharType="separate"/>
        </w:r>
        <w:r>
          <w:rPr>
            <w:noProof/>
            <w:webHidden/>
          </w:rPr>
          <w:t>30</w:t>
        </w:r>
        <w:r>
          <w:rPr>
            <w:noProof/>
            <w:webHidden/>
          </w:rPr>
          <w:fldChar w:fldCharType="end"/>
        </w:r>
      </w:hyperlink>
    </w:p>
    <w:p w14:paraId="2B2D3F6D" w14:textId="06BF10A8"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59" w:history="1">
        <w:r w:rsidRPr="00541599">
          <w:rPr>
            <w:rStyle w:val="Hipervnculo"/>
            <w:noProof/>
            <w:lang w:val="es-ES"/>
          </w:rPr>
          <w:t>Tabla 14: Características de las variables.</w:t>
        </w:r>
        <w:r>
          <w:rPr>
            <w:noProof/>
            <w:webHidden/>
          </w:rPr>
          <w:tab/>
        </w:r>
        <w:r>
          <w:rPr>
            <w:noProof/>
            <w:webHidden/>
          </w:rPr>
          <w:fldChar w:fldCharType="begin"/>
        </w:r>
        <w:r>
          <w:rPr>
            <w:noProof/>
            <w:webHidden/>
          </w:rPr>
          <w:instrText xml:space="preserve"> PAGEREF _Toc171333459 \h </w:instrText>
        </w:r>
        <w:r>
          <w:rPr>
            <w:noProof/>
            <w:webHidden/>
          </w:rPr>
        </w:r>
        <w:r>
          <w:rPr>
            <w:noProof/>
            <w:webHidden/>
          </w:rPr>
          <w:fldChar w:fldCharType="separate"/>
        </w:r>
        <w:r>
          <w:rPr>
            <w:noProof/>
            <w:webHidden/>
          </w:rPr>
          <w:t>31</w:t>
        </w:r>
        <w:r>
          <w:rPr>
            <w:noProof/>
            <w:webHidden/>
          </w:rPr>
          <w:fldChar w:fldCharType="end"/>
        </w:r>
      </w:hyperlink>
    </w:p>
    <w:p w14:paraId="01E6F3DF" w14:textId="01A3AD68"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60" w:history="1">
        <w:r w:rsidRPr="00541599">
          <w:rPr>
            <w:rStyle w:val="Hipervnculo"/>
            <w:noProof/>
            <w:lang w:val="es-ES"/>
          </w:rPr>
          <w:t>Tabla 15: Características de los vectores.</w:t>
        </w:r>
        <w:r>
          <w:rPr>
            <w:noProof/>
            <w:webHidden/>
          </w:rPr>
          <w:tab/>
        </w:r>
        <w:r>
          <w:rPr>
            <w:noProof/>
            <w:webHidden/>
          </w:rPr>
          <w:fldChar w:fldCharType="begin"/>
        </w:r>
        <w:r>
          <w:rPr>
            <w:noProof/>
            <w:webHidden/>
          </w:rPr>
          <w:instrText xml:space="preserve"> PAGEREF _Toc171333460 \h </w:instrText>
        </w:r>
        <w:r>
          <w:rPr>
            <w:noProof/>
            <w:webHidden/>
          </w:rPr>
        </w:r>
        <w:r>
          <w:rPr>
            <w:noProof/>
            <w:webHidden/>
          </w:rPr>
          <w:fldChar w:fldCharType="separate"/>
        </w:r>
        <w:r>
          <w:rPr>
            <w:noProof/>
            <w:webHidden/>
          </w:rPr>
          <w:t>31</w:t>
        </w:r>
        <w:r>
          <w:rPr>
            <w:noProof/>
            <w:webHidden/>
          </w:rPr>
          <w:fldChar w:fldCharType="end"/>
        </w:r>
      </w:hyperlink>
    </w:p>
    <w:p w14:paraId="14265921" w14:textId="288DA47D"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61" w:history="1">
        <w:r w:rsidRPr="00541599">
          <w:rPr>
            <w:rStyle w:val="Hipervnculo"/>
            <w:noProof/>
            <w:lang w:val="es-ES"/>
          </w:rPr>
          <w:t>Tabla 16: Características de los parámetros.</w:t>
        </w:r>
        <w:r>
          <w:rPr>
            <w:noProof/>
            <w:webHidden/>
          </w:rPr>
          <w:tab/>
        </w:r>
        <w:r>
          <w:rPr>
            <w:noProof/>
            <w:webHidden/>
          </w:rPr>
          <w:fldChar w:fldCharType="begin"/>
        </w:r>
        <w:r>
          <w:rPr>
            <w:noProof/>
            <w:webHidden/>
          </w:rPr>
          <w:instrText xml:space="preserve"> PAGEREF _Toc171333461 \h </w:instrText>
        </w:r>
        <w:r>
          <w:rPr>
            <w:noProof/>
            <w:webHidden/>
          </w:rPr>
        </w:r>
        <w:r>
          <w:rPr>
            <w:noProof/>
            <w:webHidden/>
          </w:rPr>
          <w:fldChar w:fldCharType="separate"/>
        </w:r>
        <w:r>
          <w:rPr>
            <w:noProof/>
            <w:webHidden/>
          </w:rPr>
          <w:t>32</w:t>
        </w:r>
        <w:r>
          <w:rPr>
            <w:noProof/>
            <w:webHidden/>
          </w:rPr>
          <w:fldChar w:fldCharType="end"/>
        </w:r>
      </w:hyperlink>
    </w:p>
    <w:p w14:paraId="1E35F36D" w14:textId="68114D48"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62" w:history="1">
        <w:r w:rsidRPr="00541599">
          <w:rPr>
            <w:rStyle w:val="Hipervnculo"/>
            <w:noProof/>
            <w:lang w:val="es-ES"/>
          </w:rPr>
          <w:t>Tabla 17: Número de Nodos de los ASTs</w:t>
        </w:r>
        <w:r>
          <w:rPr>
            <w:noProof/>
            <w:webHidden/>
          </w:rPr>
          <w:tab/>
        </w:r>
        <w:r>
          <w:rPr>
            <w:noProof/>
            <w:webHidden/>
          </w:rPr>
          <w:fldChar w:fldCharType="begin"/>
        </w:r>
        <w:r>
          <w:rPr>
            <w:noProof/>
            <w:webHidden/>
          </w:rPr>
          <w:instrText xml:space="preserve"> PAGEREF _Toc171333462 \h </w:instrText>
        </w:r>
        <w:r>
          <w:rPr>
            <w:noProof/>
            <w:webHidden/>
          </w:rPr>
        </w:r>
        <w:r>
          <w:rPr>
            <w:noProof/>
            <w:webHidden/>
          </w:rPr>
          <w:fldChar w:fldCharType="separate"/>
        </w:r>
        <w:r>
          <w:rPr>
            <w:noProof/>
            <w:webHidden/>
          </w:rPr>
          <w:t>34</w:t>
        </w:r>
        <w:r>
          <w:rPr>
            <w:noProof/>
            <w:webHidden/>
          </w:rPr>
          <w:fldChar w:fldCharType="end"/>
        </w:r>
      </w:hyperlink>
    </w:p>
    <w:p w14:paraId="16C85C11" w14:textId="01F0A913"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63" w:history="1">
        <w:r w:rsidRPr="00541599">
          <w:rPr>
            <w:rStyle w:val="Hipervnculo"/>
            <w:noProof/>
            <w:lang w:val="es-ES"/>
          </w:rPr>
          <w:t>Tabla 18: Planificación del Proyecto</w:t>
        </w:r>
        <w:r>
          <w:rPr>
            <w:noProof/>
            <w:webHidden/>
          </w:rPr>
          <w:tab/>
        </w:r>
        <w:r>
          <w:rPr>
            <w:noProof/>
            <w:webHidden/>
          </w:rPr>
          <w:fldChar w:fldCharType="begin"/>
        </w:r>
        <w:r>
          <w:rPr>
            <w:noProof/>
            <w:webHidden/>
          </w:rPr>
          <w:instrText xml:space="preserve"> PAGEREF _Toc171333463 \h </w:instrText>
        </w:r>
        <w:r>
          <w:rPr>
            <w:noProof/>
            <w:webHidden/>
          </w:rPr>
        </w:r>
        <w:r>
          <w:rPr>
            <w:noProof/>
            <w:webHidden/>
          </w:rPr>
          <w:fldChar w:fldCharType="separate"/>
        </w:r>
        <w:r>
          <w:rPr>
            <w:noProof/>
            <w:webHidden/>
          </w:rPr>
          <w:t>56</w:t>
        </w:r>
        <w:r>
          <w:rPr>
            <w:noProof/>
            <w:webHidden/>
          </w:rPr>
          <w:fldChar w:fldCharType="end"/>
        </w:r>
      </w:hyperlink>
    </w:p>
    <w:p w14:paraId="1F80A5E2" w14:textId="1FCB98B2"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64" w:history="1">
        <w:r w:rsidRPr="00541599">
          <w:rPr>
            <w:rStyle w:val="Hipervnculo"/>
            <w:noProof/>
            <w:lang w:val="es-ES"/>
          </w:rPr>
          <w:t>Tabla 19: Precio por hora investigador</w:t>
        </w:r>
        <w:r>
          <w:rPr>
            <w:noProof/>
            <w:webHidden/>
          </w:rPr>
          <w:tab/>
        </w:r>
        <w:r>
          <w:rPr>
            <w:noProof/>
            <w:webHidden/>
          </w:rPr>
          <w:fldChar w:fldCharType="begin"/>
        </w:r>
        <w:r>
          <w:rPr>
            <w:noProof/>
            <w:webHidden/>
          </w:rPr>
          <w:instrText xml:space="preserve"> PAGEREF _Toc171333464 \h </w:instrText>
        </w:r>
        <w:r>
          <w:rPr>
            <w:noProof/>
            <w:webHidden/>
          </w:rPr>
        </w:r>
        <w:r>
          <w:rPr>
            <w:noProof/>
            <w:webHidden/>
          </w:rPr>
          <w:fldChar w:fldCharType="separate"/>
        </w:r>
        <w:r>
          <w:rPr>
            <w:noProof/>
            <w:webHidden/>
          </w:rPr>
          <w:t>57</w:t>
        </w:r>
        <w:r>
          <w:rPr>
            <w:noProof/>
            <w:webHidden/>
          </w:rPr>
          <w:fldChar w:fldCharType="end"/>
        </w:r>
      </w:hyperlink>
    </w:p>
    <w:p w14:paraId="2568A14D" w14:textId="183242B3"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65" w:history="1">
        <w:r w:rsidRPr="00541599">
          <w:rPr>
            <w:rStyle w:val="Hipervnculo"/>
            <w:noProof/>
            <w:lang w:val="es-ES"/>
          </w:rPr>
          <w:t>Tabla 20: Precio por hora programador</w:t>
        </w:r>
        <w:r>
          <w:rPr>
            <w:noProof/>
            <w:webHidden/>
          </w:rPr>
          <w:tab/>
        </w:r>
        <w:r>
          <w:rPr>
            <w:noProof/>
            <w:webHidden/>
          </w:rPr>
          <w:fldChar w:fldCharType="begin"/>
        </w:r>
        <w:r>
          <w:rPr>
            <w:noProof/>
            <w:webHidden/>
          </w:rPr>
          <w:instrText xml:space="preserve"> PAGEREF _Toc171333465 \h </w:instrText>
        </w:r>
        <w:r>
          <w:rPr>
            <w:noProof/>
            <w:webHidden/>
          </w:rPr>
        </w:r>
        <w:r>
          <w:rPr>
            <w:noProof/>
            <w:webHidden/>
          </w:rPr>
          <w:fldChar w:fldCharType="separate"/>
        </w:r>
        <w:r>
          <w:rPr>
            <w:noProof/>
            <w:webHidden/>
          </w:rPr>
          <w:t>57</w:t>
        </w:r>
        <w:r>
          <w:rPr>
            <w:noProof/>
            <w:webHidden/>
          </w:rPr>
          <w:fldChar w:fldCharType="end"/>
        </w:r>
      </w:hyperlink>
    </w:p>
    <w:p w14:paraId="3A00C46A" w14:textId="14DC1EDA"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66" w:history="1">
        <w:r w:rsidRPr="00541599">
          <w:rPr>
            <w:rStyle w:val="Hipervnculo"/>
            <w:noProof/>
            <w:lang w:val="es-ES"/>
          </w:rPr>
          <w:t>Tabla 21: Precios por unidad de trabajo. Parte 1: Trabajo Relacionado</w:t>
        </w:r>
        <w:r>
          <w:rPr>
            <w:noProof/>
            <w:webHidden/>
          </w:rPr>
          <w:tab/>
        </w:r>
        <w:r>
          <w:rPr>
            <w:noProof/>
            <w:webHidden/>
          </w:rPr>
          <w:fldChar w:fldCharType="begin"/>
        </w:r>
        <w:r>
          <w:rPr>
            <w:noProof/>
            <w:webHidden/>
          </w:rPr>
          <w:instrText xml:space="preserve"> PAGEREF _Toc171333466 \h </w:instrText>
        </w:r>
        <w:r>
          <w:rPr>
            <w:noProof/>
            <w:webHidden/>
          </w:rPr>
        </w:r>
        <w:r>
          <w:rPr>
            <w:noProof/>
            <w:webHidden/>
          </w:rPr>
          <w:fldChar w:fldCharType="separate"/>
        </w:r>
        <w:r>
          <w:rPr>
            <w:noProof/>
            <w:webHidden/>
          </w:rPr>
          <w:t>57</w:t>
        </w:r>
        <w:r>
          <w:rPr>
            <w:noProof/>
            <w:webHidden/>
          </w:rPr>
          <w:fldChar w:fldCharType="end"/>
        </w:r>
      </w:hyperlink>
    </w:p>
    <w:p w14:paraId="4A7BEE40" w14:textId="2F4C8552"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67" w:history="1">
        <w:r w:rsidRPr="00541599">
          <w:rPr>
            <w:rStyle w:val="Hipervnculo"/>
            <w:noProof/>
            <w:lang w:val="es-ES_tradnl"/>
          </w:rPr>
          <w:t>Tabla 22:</w:t>
        </w:r>
        <w:r w:rsidRPr="00541599">
          <w:rPr>
            <w:rStyle w:val="Hipervnculo"/>
            <w:noProof/>
            <w:lang w:val="es-ES"/>
          </w:rPr>
          <w:t xml:space="preserve"> Precios por unidad de trabajo. Parte 2: Elección de tecnologías</w:t>
        </w:r>
        <w:r>
          <w:rPr>
            <w:noProof/>
            <w:webHidden/>
          </w:rPr>
          <w:tab/>
        </w:r>
        <w:r>
          <w:rPr>
            <w:noProof/>
            <w:webHidden/>
          </w:rPr>
          <w:fldChar w:fldCharType="begin"/>
        </w:r>
        <w:r>
          <w:rPr>
            <w:noProof/>
            <w:webHidden/>
          </w:rPr>
          <w:instrText xml:space="preserve"> PAGEREF _Toc171333467 \h </w:instrText>
        </w:r>
        <w:r>
          <w:rPr>
            <w:noProof/>
            <w:webHidden/>
          </w:rPr>
        </w:r>
        <w:r>
          <w:rPr>
            <w:noProof/>
            <w:webHidden/>
          </w:rPr>
          <w:fldChar w:fldCharType="separate"/>
        </w:r>
        <w:r>
          <w:rPr>
            <w:noProof/>
            <w:webHidden/>
          </w:rPr>
          <w:t>57</w:t>
        </w:r>
        <w:r>
          <w:rPr>
            <w:noProof/>
            <w:webHidden/>
          </w:rPr>
          <w:fldChar w:fldCharType="end"/>
        </w:r>
      </w:hyperlink>
    </w:p>
    <w:p w14:paraId="0F6FDBA1" w14:textId="531779F8"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68" w:history="1">
        <w:r w:rsidRPr="00541599">
          <w:rPr>
            <w:rStyle w:val="Hipervnculo"/>
            <w:noProof/>
            <w:lang w:val="es-ES_tradnl"/>
          </w:rPr>
          <w:t>Tabla 23:</w:t>
        </w:r>
        <w:r w:rsidRPr="00541599">
          <w:rPr>
            <w:rStyle w:val="Hipervnculo"/>
            <w:noProof/>
            <w:lang w:val="es-ES"/>
          </w:rPr>
          <w:t xml:space="preserve"> Precios por unidad de trabajo. Parte 3: Diseño de la arquitectura</w:t>
        </w:r>
        <w:r>
          <w:rPr>
            <w:noProof/>
            <w:webHidden/>
          </w:rPr>
          <w:tab/>
        </w:r>
        <w:r>
          <w:rPr>
            <w:noProof/>
            <w:webHidden/>
          </w:rPr>
          <w:fldChar w:fldCharType="begin"/>
        </w:r>
        <w:r>
          <w:rPr>
            <w:noProof/>
            <w:webHidden/>
          </w:rPr>
          <w:instrText xml:space="preserve"> PAGEREF _Toc171333468 \h </w:instrText>
        </w:r>
        <w:r>
          <w:rPr>
            <w:noProof/>
            <w:webHidden/>
          </w:rPr>
        </w:r>
        <w:r>
          <w:rPr>
            <w:noProof/>
            <w:webHidden/>
          </w:rPr>
          <w:fldChar w:fldCharType="separate"/>
        </w:r>
        <w:r>
          <w:rPr>
            <w:noProof/>
            <w:webHidden/>
          </w:rPr>
          <w:t>57</w:t>
        </w:r>
        <w:r>
          <w:rPr>
            <w:noProof/>
            <w:webHidden/>
          </w:rPr>
          <w:fldChar w:fldCharType="end"/>
        </w:r>
      </w:hyperlink>
    </w:p>
    <w:p w14:paraId="514962D0" w14:textId="30FD92EC"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69" w:history="1">
        <w:r w:rsidRPr="00541599">
          <w:rPr>
            <w:rStyle w:val="Hipervnculo"/>
            <w:noProof/>
            <w:lang w:val="es-ES_tradnl"/>
          </w:rPr>
          <w:t>Tabla 24:</w:t>
        </w:r>
        <w:r w:rsidRPr="00541599">
          <w:rPr>
            <w:rStyle w:val="Hipervnculo"/>
            <w:noProof/>
            <w:lang w:val="es-ES"/>
          </w:rPr>
          <w:t xml:space="preserve"> Precios por unidad de trabajo. Parte 4: Desarrollo del programa</w:t>
        </w:r>
        <w:r>
          <w:rPr>
            <w:noProof/>
            <w:webHidden/>
          </w:rPr>
          <w:tab/>
        </w:r>
        <w:r>
          <w:rPr>
            <w:noProof/>
            <w:webHidden/>
          </w:rPr>
          <w:fldChar w:fldCharType="begin"/>
        </w:r>
        <w:r>
          <w:rPr>
            <w:noProof/>
            <w:webHidden/>
          </w:rPr>
          <w:instrText xml:space="preserve"> PAGEREF _Toc171333469 \h </w:instrText>
        </w:r>
        <w:r>
          <w:rPr>
            <w:noProof/>
            <w:webHidden/>
          </w:rPr>
        </w:r>
        <w:r>
          <w:rPr>
            <w:noProof/>
            <w:webHidden/>
          </w:rPr>
          <w:fldChar w:fldCharType="separate"/>
        </w:r>
        <w:r>
          <w:rPr>
            <w:noProof/>
            <w:webHidden/>
          </w:rPr>
          <w:t>58</w:t>
        </w:r>
        <w:r>
          <w:rPr>
            <w:noProof/>
            <w:webHidden/>
          </w:rPr>
          <w:fldChar w:fldCharType="end"/>
        </w:r>
      </w:hyperlink>
    </w:p>
    <w:p w14:paraId="0760AFAA" w14:textId="1C594832"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70" w:history="1">
        <w:r w:rsidRPr="00541599">
          <w:rPr>
            <w:rStyle w:val="Hipervnculo"/>
            <w:noProof/>
            <w:lang w:val="es-ES_tradnl"/>
          </w:rPr>
          <w:t>Tabla 25:</w:t>
        </w:r>
        <w:r w:rsidRPr="00541599">
          <w:rPr>
            <w:rStyle w:val="Hipervnculo"/>
            <w:noProof/>
            <w:lang w:val="es-ES"/>
          </w:rPr>
          <w:t xml:space="preserve"> Precios por unidad de trabajo. Parte 5: Desarrollo de la interfaz a la BD</w:t>
        </w:r>
        <w:r>
          <w:rPr>
            <w:noProof/>
            <w:webHidden/>
          </w:rPr>
          <w:tab/>
        </w:r>
        <w:r>
          <w:rPr>
            <w:noProof/>
            <w:webHidden/>
          </w:rPr>
          <w:fldChar w:fldCharType="begin"/>
        </w:r>
        <w:r>
          <w:rPr>
            <w:noProof/>
            <w:webHidden/>
          </w:rPr>
          <w:instrText xml:space="preserve"> PAGEREF _Toc171333470 \h </w:instrText>
        </w:r>
        <w:r>
          <w:rPr>
            <w:noProof/>
            <w:webHidden/>
          </w:rPr>
        </w:r>
        <w:r>
          <w:rPr>
            <w:noProof/>
            <w:webHidden/>
          </w:rPr>
          <w:fldChar w:fldCharType="separate"/>
        </w:r>
        <w:r>
          <w:rPr>
            <w:noProof/>
            <w:webHidden/>
          </w:rPr>
          <w:t>58</w:t>
        </w:r>
        <w:r>
          <w:rPr>
            <w:noProof/>
            <w:webHidden/>
          </w:rPr>
          <w:fldChar w:fldCharType="end"/>
        </w:r>
      </w:hyperlink>
    </w:p>
    <w:p w14:paraId="233FC807" w14:textId="3B690D1F"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71" w:history="1">
        <w:r w:rsidRPr="00541599">
          <w:rPr>
            <w:rStyle w:val="Hipervnculo"/>
            <w:noProof/>
            <w:lang w:val="es-ES_tradnl"/>
          </w:rPr>
          <w:t>Tabla 26</w:t>
        </w:r>
        <w:r w:rsidRPr="00541599">
          <w:rPr>
            <w:rStyle w:val="Hipervnculo"/>
            <w:noProof/>
            <w:lang w:val="es-ES"/>
          </w:rPr>
          <w:t>: Precios por unidad de trabajo. Parte 6: Creación y configuración del entorno</w:t>
        </w:r>
        <w:r>
          <w:rPr>
            <w:noProof/>
            <w:webHidden/>
          </w:rPr>
          <w:tab/>
        </w:r>
        <w:r>
          <w:rPr>
            <w:noProof/>
            <w:webHidden/>
          </w:rPr>
          <w:fldChar w:fldCharType="begin"/>
        </w:r>
        <w:r>
          <w:rPr>
            <w:noProof/>
            <w:webHidden/>
          </w:rPr>
          <w:instrText xml:space="preserve"> PAGEREF _Toc171333471 \h </w:instrText>
        </w:r>
        <w:r>
          <w:rPr>
            <w:noProof/>
            <w:webHidden/>
          </w:rPr>
        </w:r>
        <w:r>
          <w:rPr>
            <w:noProof/>
            <w:webHidden/>
          </w:rPr>
          <w:fldChar w:fldCharType="separate"/>
        </w:r>
        <w:r>
          <w:rPr>
            <w:noProof/>
            <w:webHidden/>
          </w:rPr>
          <w:t>58</w:t>
        </w:r>
        <w:r>
          <w:rPr>
            <w:noProof/>
            <w:webHidden/>
          </w:rPr>
          <w:fldChar w:fldCharType="end"/>
        </w:r>
      </w:hyperlink>
    </w:p>
    <w:p w14:paraId="60E98204" w14:textId="43D1AAAB"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72" w:history="1">
        <w:r w:rsidRPr="00541599">
          <w:rPr>
            <w:rStyle w:val="Hipervnculo"/>
            <w:noProof/>
            <w:lang w:val="es-ES_tradnl"/>
          </w:rPr>
          <w:t>Tabla 27:</w:t>
        </w:r>
        <w:r w:rsidRPr="00541599">
          <w:rPr>
            <w:rStyle w:val="Hipervnculo"/>
            <w:noProof/>
            <w:lang w:val="es-ES"/>
          </w:rPr>
          <w:t xml:space="preserve"> Precios por unidad de trabajo. Parte 7: Integración de las partes</w:t>
        </w:r>
        <w:r>
          <w:rPr>
            <w:noProof/>
            <w:webHidden/>
          </w:rPr>
          <w:tab/>
        </w:r>
        <w:r>
          <w:rPr>
            <w:noProof/>
            <w:webHidden/>
          </w:rPr>
          <w:fldChar w:fldCharType="begin"/>
        </w:r>
        <w:r>
          <w:rPr>
            <w:noProof/>
            <w:webHidden/>
          </w:rPr>
          <w:instrText xml:space="preserve"> PAGEREF _Toc171333472 \h </w:instrText>
        </w:r>
        <w:r>
          <w:rPr>
            <w:noProof/>
            <w:webHidden/>
          </w:rPr>
        </w:r>
        <w:r>
          <w:rPr>
            <w:noProof/>
            <w:webHidden/>
          </w:rPr>
          <w:fldChar w:fldCharType="separate"/>
        </w:r>
        <w:r>
          <w:rPr>
            <w:noProof/>
            <w:webHidden/>
          </w:rPr>
          <w:t>58</w:t>
        </w:r>
        <w:r>
          <w:rPr>
            <w:noProof/>
            <w:webHidden/>
          </w:rPr>
          <w:fldChar w:fldCharType="end"/>
        </w:r>
      </w:hyperlink>
    </w:p>
    <w:p w14:paraId="792DCC9C" w14:textId="176220BF"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73" w:history="1">
        <w:r w:rsidRPr="00541599">
          <w:rPr>
            <w:rStyle w:val="Hipervnculo"/>
            <w:noProof/>
            <w:lang w:val="es-ES_tradnl"/>
          </w:rPr>
          <w:t>Tabla 28:</w:t>
        </w:r>
        <w:r w:rsidRPr="00541599">
          <w:rPr>
            <w:rStyle w:val="Hipervnculo"/>
            <w:noProof/>
            <w:lang w:val="es-ES"/>
          </w:rPr>
          <w:t xml:space="preserve"> Precios por unidad de trabajo. Parte 8: Testing y corección de errores I</w:t>
        </w:r>
        <w:r>
          <w:rPr>
            <w:noProof/>
            <w:webHidden/>
          </w:rPr>
          <w:tab/>
        </w:r>
        <w:r>
          <w:rPr>
            <w:noProof/>
            <w:webHidden/>
          </w:rPr>
          <w:fldChar w:fldCharType="begin"/>
        </w:r>
        <w:r>
          <w:rPr>
            <w:noProof/>
            <w:webHidden/>
          </w:rPr>
          <w:instrText xml:space="preserve"> PAGEREF _Toc171333473 \h </w:instrText>
        </w:r>
        <w:r>
          <w:rPr>
            <w:noProof/>
            <w:webHidden/>
          </w:rPr>
        </w:r>
        <w:r>
          <w:rPr>
            <w:noProof/>
            <w:webHidden/>
          </w:rPr>
          <w:fldChar w:fldCharType="separate"/>
        </w:r>
        <w:r>
          <w:rPr>
            <w:noProof/>
            <w:webHidden/>
          </w:rPr>
          <w:t>58</w:t>
        </w:r>
        <w:r>
          <w:rPr>
            <w:noProof/>
            <w:webHidden/>
          </w:rPr>
          <w:fldChar w:fldCharType="end"/>
        </w:r>
      </w:hyperlink>
    </w:p>
    <w:p w14:paraId="6D0F71DB" w14:textId="7DE5B0F3"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74" w:history="1">
        <w:r w:rsidRPr="00541599">
          <w:rPr>
            <w:rStyle w:val="Hipervnculo"/>
            <w:noProof/>
            <w:lang w:val="es-ES_tradnl"/>
          </w:rPr>
          <w:t>Tabla 29:</w:t>
        </w:r>
        <w:r w:rsidRPr="00541599">
          <w:rPr>
            <w:rStyle w:val="Hipervnculo"/>
            <w:noProof/>
            <w:lang w:val="es-ES"/>
          </w:rPr>
          <w:t xml:space="preserve"> Precios por unidad de trabajo. Parte 9: Obtención de programas</w:t>
        </w:r>
        <w:r>
          <w:rPr>
            <w:noProof/>
            <w:webHidden/>
          </w:rPr>
          <w:tab/>
        </w:r>
        <w:r>
          <w:rPr>
            <w:noProof/>
            <w:webHidden/>
          </w:rPr>
          <w:fldChar w:fldCharType="begin"/>
        </w:r>
        <w:r>
          <w:rPr>
            <w:noProof/>
            <w:webHidden/>
          </w:rPr>
          <w:instrText xml:space="preserve"> PAGEREF _Toc171333474 \h </w:instrText>
        </w:r>
        <w:r>
          <w:rPr>
            <w:noProof/>
            <w:webHidden/>
          </w:rPr>
        </w:r>
        <w:r>
          <w:rPr>
            <w:noProof/>
            <w:webHidden/>
          </w:rPr>
          <w:fldChar w:fldCharType="separate"/>
        </w:r>
        <w:r>
          <w:rPr>
            <w:noProof/>
            <w:webHidden/>
          </w:rPr>
          <w:t>58</w:t>
        </w:r>
        <w:r>
          <w:rPr>
            <w:noProof/>
            <w:webHidden/>
          </w:rPr>
          <w:fldChar w:fldCharType="end"/>
        </w:r>
      </w:hyperlink>
    </w:p>
    <w:p w14:paraId="048FE210" w14:textId="031A4B15"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75" w:history="1">
        <w:r w:rsidRPr="00541599">
          <w:rPr>
            <w:rStyle w:val="Hipervnculo"/>
            <w:noProof/>
            <w:lang w:val="es-ES_tradnl"/>
          </w:rPr>
          <w:t>Tabla 30:</w:t>
        </w:r>
        <w:r w:rsidRPr="00541599">
          <w:rPr>
            <w:rStyle w:val="Hipervnculo"/>
            <w:noProof/>
            <w:lang w:val="es-ES"/>
          </w:rPr>
          <w:t xml:space="preserve"> Precios por unidad de trabajo. Parte 10: Ejecución del programa</w:t>
        </w:r>
        <w:r>
          <w:rPr>
            <w:noProof/>
            <w:webHidden/>
          </w:rPr>
          <w:tab/>
        </w:r>
        <w:r>
          <w:rPr>
            <w:noProof/>
            <w:webHidden/>
          </w:rPr>
          <w:fldChar w:fldCharType="begin"/>
        </w:r>
        <w:r>
          <w:rPr>
            <w:noProof/>
            <w:webHidden/>
          </w:rPr>
          <w:instrText xml:space="preserve"> PAGEREF _Toc171333475 \h </w:instrText>
        </w:r>
        <w:r>
          <w:rPr>
            <w:noProof/>
            <w:webHidden/>
          </w:rPr>
        </w:r>
        <w:r>
          <w:rPr>
            <w:noProof/>
            <w:webHidden/>
          </w:rPr>
          <w:fldChar w:fldCharType="separate"/>
        </w:r>
        <w:r>
          <w:rPr>
            <w:noProof/>
            <w:webHidden/>
          </w:rPr>
          <w:t>59</w:t>
        </w:r>
        <w:r>
          <w:rPr>
            <w:noProof/>
            <w:webHidden/>
          </w:rPr>
          <w:fldChar w:fldCharType="end"/>
        </w:r>
      </w:hyperlink>
    </w:p>
    <w:p w14:paraId="1EE02AE6" w14:textId="04ECFA4F"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76" w:history="1">
        <w:r w:rsidRPr="00541599">
          <w:rPr>
            <w:rStyle w:val="Hipervnculo"/>
            <w:noProof/>
            <w:lang w:val="es-ES_tradnl"/>
          </w:rPr>
          <w:t>Tabla 31:</w:t>
        </w:r>
        <w:r w:rsidRPr="00541599">
          <w:rPr>
            <w:rStyle w:val="Hipervnculo"/>
            <w:noProof/>
            <w:lang w:val="es-ES"/>
          </w:rPr>
          <w:t xml:space="preserve"> Precios por unidad de trabajo. Parte 11: Testing y corrección de errores II</w:t>
        </w:r>
        <w:r>
          <w:rPr>
            <w:noProof/>
            <w:webHidden/>
          </w:rPr>
          <w:tab/>
        </w:r>
        <w:r>
          <w:rPr>
            <w:noProof/>
            <w:webHidden/>
          </w:rPr>
          <w:fldChar w:fldCharType="begin"/>
        </w:r>
        <w:r>
          <w:rPr>
            <w:noProof/>
            <w:webHidden/>
          </w:rPr>
          <w:instrText xml:space="preserve"> PAGEREF _Toc171333476 \h </w:instrText>
        </w:r>
        <w:r>
          <w:rPr>
            <w:noProof/>
            <w:webHidden/>
          </w:rPr>
        </w:r>
        <w:r>
          <w:rPr>
            <w:noProof/>
            <w:webHidden/>
          </w:rPr>
          <w:fldChar w:fldCharType="separate"/>
        </w:r>
        <w:r>
          <w:rPr>
            <w:noProof/>
            <w:webHidden/>
          </w:rPr>
          <w:t>59</w:t>
        </w:r>
        <w:r>
          <w:rPr>
            <w:noProof/>
            <w:webHidden/>
          </w:rPr>
          <w:fldChar w:fldCharType="end"/>
        </w:r>
      </w:hyperlink>
    </w:p>
    <w:p w14:paraId="18DA7E0B" w14:textId="3DF0EE8F"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77" w:history="1">
        <w:r w:rsidRPr="00541599">
          <w:rPr>
            <w:rStyle w:val="Hipervnculo"/>
            <w:noProof/>
            <w:lang w:val="es-ES_tradnl"/>
          </w:rPr>
          <w:t>Tabla 32:</w:t>
        </w:r>
        <w:r w:rsidRPr="00541599">
          <w:rPr>
            <w:rStyle w:val="Hipervnculo"/>
            <w:noProof/>
            <w:lang w:val="es-ES"/>
          </w:rPr>
          <w:t xml:space="preserve"> Precios por unidad de trabajo. Parte 12: Análisis del dataset</w:t>
        </w:r>
        <w:r>
          <w:rPr>
            <w:noProof/>
            <w:webHidden/>
          </w:rPr>
          <w:tab/>
        </w:r>
        <w:r>
          <w:rPr>
            <w:noProof/>
            <w:webHidden/>
          </w:rPr>
          <w:fldChar w:fldCharType="begin"/>
        </w:r>
        <w:r>
          <w:rPr>
            <w:noProof/>
            <w:webHidden/>
          </w:rPr>
          <w:instrText xml:space="preserve"> PAGEREF _Toc171333477 \h </w:instrText>
        </w:r>
        <w:r>
          <w:rPr>
            <w:noProof/>
            <w:webHidden/>
          </w:rPr>
        </w:r>
        <w:r>
          <w:rPr>
            <w:noProof/>
            <w:webHidden/>
          </w:rPr>
          <w:fldChar w:fldCharType="separate"/>
        </w:r>
        <w:r>
          <w:rPr>
            <w:noProof/>
            <w:webHidden/>
          </w:rPr>
          <w:t>59</w:t>
        </w:r>
        <w:r>
          <w:rPr>
            <w:noProof/>
            <w:webHidden/>
          </w:rPr>
          <w:fldChar w:fldCharType="end"/>
        </w:r>
      </w:hyperlink>
    </w:p>
    <w:p w14:paraId="11222039" w14:textId="29B3143A"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78" w:history="1">
        <w:r w:rsidRPr="00541599">
          <w:rPr>
            <w:rStyle w:val="Hipervnculo"/>
            <w:noProof/>
            <w:lang w:val="es-ES_tradnl"/>
          </w:rPr>
          <w:t>Tabla 33:</w:t>
        </w:r>
        <w:r w:rsidRPr="00541599">
          <w:rPr>
            <w:rStyle w:val="Hipervnculo"/>
            <w:noProof/>
            <w:lang w:val="es-ES"/>
          </w:rPr>
          <w:t xml:space="preserve"> Precios por unidad de trabajo. Parte 13: Testing y corrección de errores III</w:t>
        </w:r>
        <w:r>
          <w:rPr>
            <w:noProof/>
            <w:webHidden/>
          </w:rPr>
          <w:tab/>
        </w:r>
        <w:r>
          <w:rPr>
            <w:noProof/>
            <w:webHidden/>
          </w:rPr>
          <w:fldChar w:fldCharType="begin"/>
        </w:r>
        <w:r>
          <w:rPr>
            <w:noProof/>
            <w:webHidden/>
          </w:rPr>
          <w:instrText xml:space="preserve"> PAGEREF _Toc171333478 \h </w:instrText>
        </w:r>
        <w:r>
          <w:rPr>
            <w:noProof/>
            <w:webHidden/>
          </w:rPr>
        </w:r>
        <w:r>
          <w:rPr>
            <w:noProof/>
            <w:webHidden/>
          </w:rPr>
          <w:fldChar w:fldCharType="separate"/>
        </w:r>
        <w:r>
          <w:rPr>
            <w:noProof/>
            <w:webHidden/>
          </w:rPr>
          <w:t>59</w:t>
        </w:r>
        <w:r>
          <w:rPr>
            <w:noProof/>
            <w:webHidden/>
          </w:rPr>
          <w:fldChar w:fldCharType="end"/>
        </w:r>
      </w:hyperlink>
    </w:p>
    <w:p w14:paraId="653AF555" w14:textId="2B9FD283"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79" w:history="1">
        <w:r w:rsidRPr="00541599">
          <w:rPr>
            <w:rStyle w:val="Hipervnculo"/>
            <w:noProof/>
            <w:lang w:val="es-ES"/>
          </w:rPr>
          <w:t>Tabla 34: Precios por unidad de trabajo. Parte 14: Documentación del proyecto</w:t>
        </w:r>
        <w:r>
          <w:rPr>
            <w:noProof/>
            <w:webHidden/>
          </w:rPr>
          <w:tab/>
        </w:r>
        <w:r>
          <w:rPr>
            <w:noProof/>
            <w:webHidden/>
          </w:rPr>
          <w:fldChar w:fldCharType="begin"/>
        </w:r>
        <w:r>
          <w:rPr>
            <w:noProof/>
            <w:webHidden/>
          </w:rPr>
          <w:instrText xml:space="preserve"> PAGEREF _Toc171333479 \h </w:instrText>
        </w:r>
        <w:r>
          <w:rPr>
            <w:noProof/>
            <w:webHidden/>
          </w:rPr>
        </w:r>
        <w:r>
          <w:rPr>
            <w:noProof/>
            <w:webHidden/>
          </w:rPr>
          <w:fldChar w:fldCharType="separate"/>
        </w:r>
        <w:r>
          <w:rPr>
            <w:noProof/>
            <w:webHidden/>
          </w:rPr>
          <w:t>59</w:t>
        </w:r>
        <w:r>
          <w:rPr>
            <w:noProof/>
            <w:webHidden/>
          </w:rPr>
          <w:fldChar w:fldCharType="end"/>
        </w:r>
      </w:hyperlink>
    </w:p>
    <w:p w14:paraId="21E2BAC9" w14:textId="58456FD8"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80" w:history="1">
        <w:r w:rsidRPr="00541599">
          <w:rPr>
            <w:rStyle w:val="Hipervnculo"/>
            <w:noProof/>
            <w:lang w:val="es-ES_tradnl"/>
          </w:rPr>
          <w:t>Tabla 35:</w:t>
        </w:r>
        <w:r w:rsidRPr="00541599">
          <w:rPr>
            <w:rStyle w:val="Hipervnculo"/>
            <w:noProof/>
          </w:rPr>
          <w:t xml:space="preserve"> </w:t>
        </w:r>
        <w:r w:rsidRPr="00541599">
          <w:rPr>
            <w:rStyle w:val="Hipervnculo"/>
            <w:noProof/>
            <w:lang w:val="es-ES"/>
          </w:rPr>
          <w:t>Presupuesto total</w:t>
        </w:r>
        <w:r>
          <w:rPr>
            <w:noProof/>
            <w:webHidden/>
          </w:rPr>
          <w:tab/>
        </w:r>
        <w:r>
          <w:rPr>
            <w:noProof/>
            <w:webHidden/>
          </w:rPr>
          <w:fldChar w:fldCharType="begin"/>
        </w:r>
        <w:r>
          <w:rPr>
            <w:noProof/>
            <w:webHidden/>
          </w:rPr>
          <w:instrText xml:space="preserve"> PAGEREF _Toc171333480 \h </w:instrText>
        </w:r>
        <w:r>
          <w:rPr>
            <w:noProof/>
            <w:webHidden/>
          </w:rPr>
        </w:r>
        <w:r>
          <w:rPr>
            <w:noProof/>
            <w:webHidden/>
          </w:rPr>
          <w:fldChar w:fldCharType="separate"/>
        </w:r>
        <w:r>
          <w:rPr>
            <w:noProof/>
            <w:webHidden/>
          </w:rPr>
          <w:t>60</w:t>
        </w:r>
        <w:r>
          <w:rPr>
            <w:noProof/>
            <w:webHidden/>
          </w:rPr>
          <w:fldChar w:fldCharType="end"/>
        </w:r>
      </w:hyperlink>
    </w:p>
    <w:p w14:paraId="122482FF" w14:textId="4E463DAD" w:rsidR="00566B71" w:rsidRDefault="00566B71">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3481" w:history="1">
        <w:r w:rsidRPr="00541599">
          <w:rPr>
            <w:rStyle w:val="Hipervnculo"/>
            <w:noProof/>
            <w:lang w:val="es-ES_tradnl"/>
          </w:rPr>
          <w:t>Tabla 36:</w:t>
        </w:r>
        <w:r w:rsidRPr="00541599">
          <w:rPr>
            <w:rStyle w:val="Hipervnculo"/>
            <w:noProof/>
            <w:lang w:val="es-ES"/>
          </w:rPr>
          <w:t xml:space="preserve"> Conceptos de los costes indirectos</w:t>
        </w:r>
        <w:r>
          <w:rPr>
            <w:noProof/>
            <w:webHidden/>
          </w:rPr>
          <w:tab/>
        </w:r>
        <w:r>
          <w:rPr>
            <w:noProof/>
            <w:webHidden/>
          </w:rPr>
          <w:fldChar w:fldCharType="begin"/>
        </w:r>
        <w:r>
          <w:rPr>
            <w:noProof/>
            <w:webHidden/>
          </w:rPr>
          <w:instrText xml:space="preserve"> PAGEREF _Toc171333481 \h </w:instrText>
        </w:r>
        <w:r>
          <w:rPr>
            <w:noProof/>
            <w:webHidden/>
          </w:rPr>
        </w:r>
        <w:r>
          <w:rPr>
            <w:noProof/>
            <w:webHidden/>
          </w:rPr>
          <w:fldChar w:fldCharType="separate"/>
        </w:r>
        <w:r>
          <w:rPr>
            <w:noProof/>
            <w:webHidden/>
          </w:rPr>
          <w:t>60</w:t>
        </w:r>
        <w:r>
          <w:rPr>
            <w:noProof/>
            <w:webHidden/>
          </w:rPr>
          <w:fldChar w:fldCharType="end"/>
        </w:r>
      </w:hyperlink>
    </w:p>
    <w:p w14:paraId="2D414232" w14:textId="1DC2192D" w:rsidR="006D612E" w:rsidRPr="006D612E" w:rsidRDefault="007E06FD" w:rsidP="006D612E">
      <w:pPr>
        <w:sectPr w:rsidR="006D612E" w:rsidRPr="006D612E" w:rsidSect="00156116">
          <w:pgSz w:w="11906" w:h="16838"/>
          <w:pgMar w:top="1417" w:right="1701" w:bottom="1276"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1272953"/>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2AC54B9" w14:textId="0C759C9F" w:rsidR="00871626" w:rsidRPr="00871626" w:rsidRDefault="00871626" w:rsidP="00871626">
      <w:pPr>
        <w:spacing w:after="158"/>
        <w:ind w:left="-5"/>
        <w:rPr>
          <w:lang w:val="es-ES"/>
        </w:rPr>
      </w:pPr>
      <w:r w:rsidRPr="00871626">
        <w:rPr>
          <w:lang w:val="es-ES"/>
        </w:rPr>
        <w:t xml:space="preserve">En la era digital actual, los repositorios de código como </w:t>
      </w:r>
      <w:r w:rsidRPr="00871626">
        <w:rPr>
          <w:i/>
          <w:lang w:val="es-ES"/>
        </w:rPr>
        <w:t>GitHub</w:t>
      </w:r>
      <w:r w:rsidRPr="00871626">
        <w:rPr>
          <w:lang w:val="es-ES"/>
        </w:rPr>
        <w:t xml:space="preserve">, </w:t>
      </w:r>
      <w:r w:rsidRPr="00871626">
        <w:rPr>
          <w:i/>
          <w:lang w:val="es-ES"/>
        </w:rPr>
        <w:t>GitLab</w:t>
      </w:r>
      <w:r w:rsidRPr="00871626">
        <w:rPr>
          <w:lang w:val="es-ES"/>
        </w:rPr>
        <w:t xml:space="preserve"> y </w:t>
      </w:r>
      <w:r w:rsidRPr="00871626">
        <w:rPr>
          <w:i/>
          <w:lang w:val="es-ES"/>
        </w:rPr>
        <w:t>Bitbucket</w:t>
      </w:r>
      <w:r w:rsidRPr="00871626">
        <w:rPr>
          <w:lang w:val="es-ES"/>
        </w:rPr>
        <w:t xml:space="preserve"> han experimentado un crecimiento exponencial, convirtiéndose en pilares fundamentales para la colaboración y el desarrollo de </w:t>
      </w:r>
      <w:r w:rsidRPr="006E09F1">
        <w:rPr>
          <w:lang w:val="es-ES"/>
        </w:rPr>
        <w:t>software</w:t>
      </w:r>
      <w:r>
        <w:rPr>
          <w:lang w:val="es-ES"/>
        </w:rPr>
        <w:t xml:space="preserve"> </w:t>
      </w:r>
      <w:sdt>
        <w:sdtPr>
          <w:rPr>
            <w:lang w:val="es-ES"/>
          </w:rPr>
          <w:id w:val="622739340"/>
          <w:citation/>
        </w:sdtPr>
        <w:sdtContent>
          <w:r>
            <w:rPr>
              <w:lang w:val="es-ES"/>
            </w:rPr>
            <w:fldChar w:fldCharType="begin"/>
          </w:r>
          <w:r>
            <w:rPr>
              <w:lang w:val="es-ES"/>
            </w:rPr>
            <w:instrText xml:space="preserve"> CITATION All13 \l 3082 </w:instrText>
          </w:r>
          <w:r>
            <w:rPr>
              <w:lang w:val="es-ES"/>
            </w:rPr>
            <w:fldChar w:fldCharType="separate"/>
          </w:r>
          <w:r w:rsidR="00DF1269" w:rsidRPr="00DF1269">
            <w:rPr>
              <w:noProof/>
              <w:lang w:val="es-ES"/>
            </w:rPr>
            <w:t>[1]</w:t>
          </w:r>
          <w:r>
            <w:rPr>
              <w:lang w:val="es-ES"/>
            </w:rPr>
            <w:fldChar w:fldCharType="end"/>
          </w:r>
        </w:sdtContent>
      </w:sdt>
      <w:r w:rsidRPr="006E09F1">
        <w:rPr>
          <w:lang w:val="es-ES"/>
        </w:rPr>
        <w:t xml:space="preserve">. </w:t>
      </w:r>
      <w:r w:rsidRPr="00871626">
        <w:rPr>
          <w:lang w:val="es-ES"/>
        </w:rPr>
        <w:t xml:space="preserve">Estos repositorios no solo facilitan el trabajo en equipo, sino que también almacenan grandes cantidades de código, proporcionando una fuente inestimable de información para el análisis y la explotación de datos a gran escala. Esta línea de investigación que utiliza grandes volúmenes de código para realizar modelos predictivos a partir de grandes cantidades de código se denomina </w:t>
      </w:r>
      <w:r w:rsidRPr="00871626">
        <w:rPr>
          <w:i/>
          <w:iCs/>
          <w:lang w:val="es-ES"/>
        </w:rPr>
        <w:t>Big</w:t>
      </w:r>
      <w:r>
        <w:rPr>
          <w:lang w:val="es-ES"/>
        </w:rPr>
        <w:t xml:space="preserve"> </w:t>
      </w:r>
      <w:r w:rsidRPr="006E09F1">
        <w:rPr>
          <w:i/>
          <w:iCs/>
          <w:lang w:val="es-ES"/>
        </w:rPr>
        <w:t>Code</w:t>
      </w:r>
      <w:r>
        <w:rPr>
          <w:lang w:val="es-ES"/>
        </w:rPr>
        <w:t xml:space="preserve"> </w:t>
      </w:r>
      <w:sdt>
        <w:sdtPr>
          <w:rPr>
            <w:lang w:val="es-ES"/>
          </w:rPr>
          <w:id w:val="484048562"/>
          <w:citation/>
        </w:sdtPr>
        <w:sdtContent>
          <w:r>
            <w:rPr>
              <w:lang w:val="es-ES"/>
            </w:rPr>
            <w:fldChar w:fldCharType="begin"/>
          </w:r>
          <w:r>
            <w:rPr>
              <w:lang w:val="es-ES"/>
            </w:rPr>
            <w:instrText xml:space="preserve">CITATION Fra16 \l 3082 </w:instrText>
          </w:r>
          <w:r>
            <w:rPr>
              <w:lang w:val="es-ES"/>
            </w:rPr>
            <w:fldChar w:fldCharType="separate"/>
          </w:r>
          <w:r w:rsidR="00DF1269" w:rsidRPr="00DF1269">
            <w:rPr>
              <w:noProof/>
              <w:lang w:val="es-ES"/>
            </w:rPr>
            <w:t>[2]</w:t>
          </w:r>
          <w:r>
            <w:rPr>
              <w:lang w:val="es-ES"/>
            </w:rPr>
            <w:fldChar w:fldCharType="end"/>
          </w:r>
        </w:sdtContent>
      </w:sdt>
      <w:r w:rsidRPr="00871626">
        <w:rPr>
          <w:lang w:val="es-ES"/>
        </w:rPr>
        <w:t xml:space="preserve">, como la unión de los términos </w:t>
      </w:r>
      <w:r w:rsidRPr="00871626">
        <w:rPr>
          <w:i/>
          <w:iCs/>
          <w:lang w:val="es-ES"/>
        </w:rPr>
        <w:t>Big data</w:t>
      </w:r>
      <w:r w:rsidRPr="00871626">
        <w:rPr>
          <w:lang w:val="es-ES"/>
        </w:rPr>
        <w:t xml:space="preserve"> y </w:t>
      </w:r>
      <w:r w:rsidRPr="00871626">
        <w:rPr>
          <w:i/>
          <w:iCs/>
          <w:lang w:val="es-ES"/>
        </w:rPr>
        <w:t>source Code</w:t>
      </w:r>
      <w:r w:rsidRPr="00871626">
        <w:rPr>
          <w:lang w:val="es-ES"/>
        </w:rPr>
        <w:t xml:space="preserve">. Dos ejemplos famosos de la aplicación de técnicas de </w:t>
      </w:r>
      <w:r w:rsidRPr="00871626">
        <w:rPr>
          <w:i/>
          <w:lang w:val="es-ES"/>
        </w:rPr>
        <w:t>big data</w:t>
      </w:r>
      <w:r w:rsidRPr="00871626">
        <w:rPr>
          <w:lang w:val="es-ES"/>
        </w:rPr>
        <w:t xml:space="preserve"> a estos repositorios son </w:t>
      </w:r>
      <w:r w:rsidRPr="00871626">
        <w:rPr>
          <w:i/>
          <w:lang w:val="es-ES"/>
        </w:rPr>
        <w:t>GitHub Copilot</w:t>
      </w:r>
      <w:r w:rsidRPr="00871626">
        <w:rPr>
          <w:lang w:val="es-ES"/>
        </w:rPr>
        <w:t xml:space="preserve"> o </w:t>
      </w:r>
      <w:r>
        <w:rPr>
          <w:lang w:val="es-ES"/>
        </w:rPr>
        <w:t>ChatGP</w:t>
      </w:r>
      <w:r w:rsidRPr="006E09F1">
        <w:rPr>
          <w:i/>
          <w:iCs/>
          <w:lang w:val="es-ES"/>
        </w:rPr>
        <w:t>T</w:t>
      </w:r>
      <w:r w:rsidRPr="00646723">
        <w:rPr>
          <w:lang w:val="es-ES"/>
        </w:rPr>
        <w:t xml:space="preserve"> </w:t>
      </w:r>
      <w:sdt>
        <w:sdtPr>
          <w:rPr>
            <w:i/>
            <w:iCs/>
            <w:lang w:val="es-ES"/>
          </w:rPr>
          <w:id w:val="-132796975"/>
          <w:citation/>
        </w:sdtPr>
        <w:sdtContent>
          <w:r>
            <w:rPr>
              <w:i/>
              <w:iCs/>
              <w:lang w:val="es-ES"/>
            </w:rPr>
            <w:fldChar w:fldCharType="begin"/>
          </w:r>
          <w:r>
            <w:rPr>
              <w:i/>
              <w:iCs/>
              <w:lang w:val="es-ES"/>
            </w:rPr>
            <w:instrText xml:space="preserve"> CITATION Tak23 \l 3082 </w:instrText>
          </w:r>
          <w:r>
            <w:rPr>
              <w:i/>
              <w:iCs/>
              <w:lang w:val="es-ES"/>
            </w:rPr>
            <w:fldChar w:fldCharType="separate"/>
          </w:r>
          <w:r w:rsidR="00DF1269" w:rsidRPr="00DF1269">
            <w:rPr>
              <w:noProof/>
              <w:lang w:val="es-ES"/>
            </w:rPr>
            <w:t>[3]</w:t>
          </w:r>
          <w:r>
            <w:rPr>
              <w:i/>
              <w:iCs/>
              <w:lang w:val="es-ES"/>
            </w:rPr>
            <w:fldChar w:fldCharType="end"/>
          </w:r>
        </w:sdtContent>
      </w:sdt>
      <w:r w:rsidRPr="00871626">
        <w:rPr>
          <w:lang w:val="es-ES"/>
        </w:rPr>
        <w:t>, que asisten a los desarrolladores sugiriendo fragmentos de código, completando funciones y ayudando a resolver problemas de programación de manera más eficiente. No obstante, existen numerosos ejemplos adicionales que pueden consultare, por ejemplo, e</w:t>
      </w:r>
      <w:r>
        <w:rPr>
          <w:lang w:val="es-ES"/>
        </w:rPr>
        <w:t xml:space="preserve">n </w:t>
      </w:r>
      <w:sdt>
        <w:sdtPr>
          <w:rPr>
            <w:lang w:val="es-ES"/>
          </w:rPr>
          <w:id w:val="-12924991"/>
          <w:citation/>
        </w:sdtPr>
        <w:sdtContent>
          <w:r>
            <w:rPr>
              <w:lang w:val="es-ES"/>
            </w:rPr>
            <w:fldChar w:fldCharType="begin"/>
          </w:r>
          <w:r>
            <w:rPr>
              <w:lang w:val="es-ES"/>
            </w:rPr>
            <w:instrText xml:space="preserve"> CITATION All28 \l 3082 </w:instrText>
          </w:r>
          <w:r>
            <w:rPr>
              <w:lang w:val="es-ES"/>
            </w:rPr>
            <w:fldChar w:fldCharType="separate"/>
          </w:r>
          <w:r w:rsidR="00DF1269" w:rsidRPr="00DF1269">
            <w:rPr>
              <w:noProof/>
              <w:lang w:val="es-ES"/>
            </w:rPr>
            <w:t>[4]</w:t>
          </w:r>
          <w:r>
            <w:rPr>
              <w:lang w:val="es-ES"/>
            </w:rPr>
            <w:fldChar w:fldCharType="end"/>
          </w:r>
        </w:sdtContent>
      </w:sdt>
      <w:r w:rsidRPr="00871626">
        <w:rPr>
          <w:lang w:val="es-ES"/>
        </w:rPr>
        <w:t>.</w:t>
      </w:r>
    </w:p>
    <w:p w14:paraId="609D8110" w14:textId="23A76EED" w:rsidR="00221775" w:rsidRPr="00221775" w:rsidRDefault="00221775" w:rsidP="00221775">
      <w:pPr>
        <w:spacing w:after="155"/>
        <w:ind w:left="-5"/>
        <w:rPr>
          <w:lang w:val="es-ES"/>
        </w:rPr>
      </w:pPr>
      <w:r w:rsidRPr="00221775">
        <w:rPr>
          <w:lang w:val="es-ES"/>
        </w:rPr>
        <w:t>En el contexto de la representación y análisis de programas de ordenador, los Árboles de Sintaxis Abstracta (</w:t>
      </w:r>
      <w:r w:rsidRPr="00221775">
        <w:rPr>
          <w:iCs/>
          <w:lang w:val="es-ES"/>
        </w:rPr>
        <w:t>AST</w:t>
      </w:r>
      <w:r w:rsidRPr="00221775">
        <w:rPr>
          <w:lang w:val="es-ES"/>
        </w:rPr>
        <w:t xml:space="preserve">s) juegan un papel crucial. Los </w:t>
      </w:r>
      <w:r w:rsidRPr="00221775">
        <w:rPr>
          <w:iCs/>
          <w:lang w:val="es-ES"/>
        </w:rPr>
        <w:t>ASTs</w:t>
      </w:r>
      <w:r w:rsidRPr="00221775">
        <w:rPr>
          <w:lang w:val="es-ES"/>
        </w:rPr>
        <w:t xml:space="preserve"> son estructuras jerárquicas heterogéneas que representan la sintaxis de un programa de manera abstracta, despojándolo de detalles innecesarios que se incluyen en las gramáticas concretas para poder procesar el código fuente sin ambigüedades sintácticas. Los ASTs, una vez realizado el análisis sintáctico, se centran en la estructura del pr</w:t>
      </w:r>
      <w:r w:rsidR="00CF5ACA">
        <w:rPr>
          <w:lang w:val="es-ES"/>
        </w:rPr>
        <w:t>o</w:t>
      </w:r>
      <w:r w:rsidRPr="00221775">
        <w:rPr>
          <w:lang w:val="es-ES"/>
        </w:rPr>
        <w:t xml:space="preserve">grama, permitiendo hacer recorridos sobre el mismo para, por ejemplo, realizar análisis semántico o generación de código. Además, los ASTs permiten a los desarrolladores y analistas examinar y manipular el código de manera más eficiente, facilitando tareas como la refactorización, la optimización y la detección de errores. </w:t>
      </w:r>
    </w:p>
    <w:p w14:paraId="156D3156" w14:textId="77777777" w:rsidR="00221775" w:rsidRDefault="00221775" w:rsidP="00221775">
      <w:pPr>
        <w:spacing w:after="155"/>
        <w:ind w:left="-5"/>
        <w:rPr>
          <w:lang w:val="es-ES"/>
        </w:rPr>
      </w:pPr>
      <w:r w:rsidRPr="00221775">
        <w:rPr>
          <w:lang w:val="es-ES"/>
        </w:rPr>
        <w:t xml:space="preserve">Puesto que los ASTs representan la información sintáctica de los programas de entrada, resulta interesante utilizarlos para minar información y crear modelos predictivos. Sin embargo, la mayoría de los algoritmos de minería de datos están diseñados para trabajar con datos en formato tabular, en el que cada muestra, individuo, entrada o instancia (fila de la tabla) tiene asociado un número fijo de características o </w:t>
      </w:r>
      <w:r w:rsidRPr="00221775">
        <w:rPr>
          <w:i/>
          <w:iCs/>
          <w:lang w:val="es-ES"/>
        </w:rPr>
        <w:t xml:space="preserve">features </w:t>
      </w:r>
      <w:r w:rsidRPr="00221775">
        <w:rPr>
          <w:lang w:val="es-ES"/>
        </w:rPr>
        <w:t xml:space="preserve">(columnas). Por lo tanto, es necesario desarrollar métodos que permitan traducir la información contenida en un AST a una estructura tabular, evitando la pérdida de información. </w:t>
      </w:r>
    </w:p>
    <w:p w14:paraId="102562ED" w14:textId="16F5224A" w:rsidR="00221775" w:rsidRDefault="00221775" w:rsidP="00221775">
      <w:pPr>
        <w:spacing w:after="155"/>
        <w:ind w:left="-5"/>
        <w:rPr>
          <w:lang w:val="es-ES"/>
        </w:rPr>
      </w:pPr>
      <w:r w:rsidRPr="00221775">
        <w:rPr>
          <w:lang w:val="es-ES"/>
        </w:rPr>
        <w:t xml:space="preserve">El lenguaje de programación Python ha ganado una popularidad significativa en los últimos años debido a su simplicidad, versatilidad y amplia adopción en diversos campos, incluyendo el desarrollo web, la ciencia de datos, la inteligencia artificial y la automatización de </w:t>
      </w:r>
      <w:r w:rsidRPr="006E09F1">
        <w:rPr>
          <w:lang w:val="es-ES"/>
        </w:rPr>
        <w:t>tareas</w:t>
      </w:r>
      <w:r>
        <w:rPr>
          <w:lang w:val="es-ES"/>
        </w:rPr>
        <w:t xml:space="preserve"> </w:t>
      </w:r>
      <w:sdt>
        <w:sdtPr>
          <w:rPr>
            <w:lang w:val="es-ES"/>
          </w:rPr>
          <w:id w:val="-1829517205"/>
          <w:citation/>
        </w:sdtPr>
        <w:sdtContent>
          <w:r>
            <w:rPr>
              <w:lang w:val="es-ES"/>
            </w:rPr>
            <w:fldChar w:fldCharType="begin"/>
          </w:r>
          <w:r>
            <w:rPr>
              <w:lang w:val="es-ES"/>
            </w:rPr>
            <w:instrText xml:space="preserve">CITATION IEE24 \l 3082 </w:instrText>
          </w:r>
          <w:r>
            <w:rPr>
              <w:lang w:val="es-ES"/>
            </w:rPr>
            <w:fldChar w:fldCharType="separate"/>
          </w:r>
          <w:r w:rsidR="00DF1269" w:rsidRPr="00DF1269">
            <w:rPr>
              <w:noProof/>
              <w:lang w:val="es-ES"/>
            </w:rPr>
            <w:t>[5]</w:t>
          </w:r>
          <w:r>
            <w:rPr>
              <w:lang w:val="es-ES"/>
            </w:rPr>
            <w:fldChar w:fldCharType="end"/>
          </w:r>
        </w:sdtContent>
      </w:sdt>
      <w:sdt>
        <w:sdtPr>
          <w:rPr>
            <w:lang w:val="es-ES"/>
          </w:rPr>
          <w:id w:val="404577809"/>
          <w:citation/>
        </w:sdtPr>
        <w:sdtContent>
          <w:r>
            <w:rPr>
              <w:lang w:val="es-ES"/>
            </w:rPr>
            <w:fldChar w:fldCharType="begin"/>
          </w:r>
          <w:r>
            <w:rPr>
              <w:lang w:val="es-ES"/>
            </w:rPr>
            <w:instrText xml:space="preserve"> CITATION KDn24 \l 3082 </w:instrText>
          </w:r>
          <w:r>
            <w:rPr>
              <w:lang w:val="es-ES"/>
            </w:rPr>
            <w:fldChar w:fldCharType="separate"/>
          </w:r>
          <w:r w:rsidR="00DF1269">
            <w:rPr>
              <w:noProof/>
              <w:lang w:val="es-ES"/>
            </w:rPr>
            <w:t xml:space="preserve"> </w:t>
          </w:r>
          <w:r w:rsidR="00DF1269" w:rsidRPr="00DF1269">
            <w:rPr>
              <w:noProof/>
              <w:lang w:val="es-ES"/>
            </w:rPr>
            <w:t>[6]</w:t>
          </w:r>
          <w:r>
            <w:rPr>
              <w:lang w:val="es-ES"/>
            </w:rPr>
            <w:fldChar w:fldCharType="end"/>
          </w:r>
        </w:sdtContent>
      </w:sdt>
      <w:r w:rsidRPr="006E09F1">
        <w:rPr>
          <w:lang w:val="es-ES"/>
        </w:rPr>
        <w:t>. Su</w:t>
      </w:r>
      <w:r w:rsidRPr="00221775">
        <w:rPr>
          <w:lang w:val="es-ES"/>
        </w:rPr>
        <w:t xml:space="preserve"> sintaxis clara y legible, junto con una comunidad activa y una vasta colección de bibliotecas y </w:t>
      </w:r>
      <w:r w:rsidRPr="00221775">
        <w:rPr>
          <w:i/>
          <w:lang w:val="es-ES"/>
        </w:rPr>
        <w:t>frameworks</w:t>
      </w:r>
      <w:r w:rsidRPr="00221775">
        <w:rPr>
          <w:lang w:val="es-ES"/>
        </w:rPr>
        <w:t>, han consolidado a Python como una de las elecciones preferidas, tanto para programadores noveles como para expertos. Tal y como se puede apreciar en la</w:t>
      </w:r>
      <w:r w:rsidR="00601B26">
        <w:rPr>
          <w:lang w:val="es-ES"/>
        </w:rPr>
        <w:t xml:space="preserve"> </w:t>
      </w:r>
      <w:r w:rsidR="00601B26">
        <w:rPr>
          <w:lang w:val="es-ES"/>
        </w:rPr>
        <w:fldChar w:fldCharType="begin"/>
      </w:r>
      <w:r w:rsidR="00601B26">
        <w:rPr>
          <w:lang w:val="es-ES"/>
        </w:rPr>
        <w:instrText xml:space="preserve"> REF _Ref170724683 \h </w:instrText>
      </w:r>
      <w:r w:rsidR="00601B26">
        <w:rPr>
          <w:lang w:val="es-ES"/>
        </w:rPr>
      </w:r>
      <w:r w:rsidR="00601B26">
        <w:rPr>
          <w:lang w:val="es-ES"/>
        </w:rPr>
        <w:fldChar w:fldCharType="separate"/>
      </w:r>
      <w:r w:rsidR="0049669E" w:rsidRPr="00B846CD">
        <w:rPr>
          <w:lang w:val="es-ES"/>
        </w:rPr>
        <w:t xml:space="preserve">Figura </w:t>
      </w:r>
      <w:r w:rsidR="0049669E">
        <w:rPr>
          <w:noProof/>
          <w:lang w:val="es-ES"/>
        </w:rPr>
        <w:t>1</w:t>
      </w:r>
      <w:r w:rsidR="00601B26">
        <w:rPr>
          <w:lang w:val="es-ES"/>
        </w:rPr>
        <w:fldChar w:fldCharType="end"/>
      </w:r>
      <w:r w:rsidRPr="00221775">
        <w:rPr>
          <w:lang w:val="es-ES"/>
        </w:rPr>
        <w:t>, el ranking de popularidad de lenguajes de programación Tiobe identifica a Python como el lenguaje más popular en junio de 2024, sacando más de un 5% de diferencia respecto al segundo (C++). Por este motivo, hemos elegido Python como lenguaje para la realización del presente trabajo.</w:t>
      </w:r>
    </w:p>
    <w:p w14:paraId="2E5B4C12" w14:textId="3C0F9BE4" w:rsidR="00221775" w:rsidRPr="00221775" w:rsidRDefault="00221775" w:rsidP="00221775">
      <w:pPr>
        <w:spacing w:after="155"/>
        <w:ind w:left="-5"/>
        <w:rPr>
          <w:lang w:val="es-ES"/>
        </w:rPr>
      </w:pPr>
      <w:r>
        <w:rPr>
          <w:noProof/>
          <w:lang w:val="es-ES"/>
        </w:rPr>
        <w:lastRenderedPageBreak/>
        <w:drawing>
          <wp:inline distT="0" distB="0" distL="0" distR="0" wp14:anchorId="416FD400" wp14:editId="75F82B61">
            <wp:extent cx="5716988" cy="1918820"/>
            <wp:effectExtent l="0" t="0" r="0" b="5715"/>
            <wp:docPr id="414377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888" cy="1947987"/>
                    </a:xfrm>
                    <a:prstGeom prst="rect">
                      <a:avLst/>
                    </a:prstGeom>
                    <a:noFill/>
                  </pic:spPr>
                </pic:pic>
              </a:graphicData>
            </a:graphic>
          </wp:inline>
        </w:drawing>
      </w:r>
    </w:p>
    <w:p w14:paraId="15C956F1" w14:textId="638A818F" w:rsidR="00221775" w:rsidRPr="00912B41" w:rsidRDefault="00221775" w:rsidP="00221775">
      <w:pPr>
        <w:pStyle w:val="Descripcin"/>
        <w:jc w:val="center"/>
        <w:rPr>
          <w:lang w:val="es-ES"/>
        </w:rPr>
      </w:pPr>
      <w:bookmarkStart w:id="13" w:name="_Ref170724683"/>
      <w:bookmarkStart w:id="14" w:name="_Toc171333423"/>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802628">
        <w:rPr>
          <w:noProof/>
          <w:lang w:val="es-ES"/>
        </w:rPr>
        <w:t>1</w:t>
      </w:r>
      <w:r w:rsidRPr="00B846CD">
        <w:rPr>
          <w:lang w:val="es-ES"/>
        </w:rPr>
        <w:fldChar w:fldCharType="end"/>
      </w:r>
      <w:bookmarkEnd w:id="13"/>
      <w:r w:rsidRPr="00B846CD">
        <w:rPr>
          <w:lang w:val="es-ES"/>
        </w:rPr>
        <w:t xml:space="preserve">: </w:t>
      </w:r>
      <w:r w:rsidR="00B60989" w:rsidRPr="00B60989">
        <w:rPr>
          <w:lang w:val="es-ES"/>
        </w:rPr>
        <w:t>Índice Tiobe de popularidad de lenguajes de programación (junio 2024).</w:t>
      </w:r>
      <w:bookmarkEnd w:id="14"/>
    </w:p>
    <w:p w14:paraId="5A448B57" w14:textId="77777777" w:rsidR="00601B26" w:rsidRDefault="00601B26" w:rsidP="00601B26">
      <w:pPr>
        <w:spacing w:after="157"/>
        <w:ind w:left="-5"/>
        <w:rPr>
          <w:lang w:val="es-ES"/>
        </w:rPr>
      </w:pPr>
      <w:r w:rsidRPr="00601B26">
        <w:rPr>
          <w:lang w:val="es-ES"/>
        </w:rPr>
        <w:t xml:space="preserve">El trabajo propuesto busca aprovechar los </w:t>
      </w:r>
      <w:r w:rsidRPr="00CF5ACA">
        <w:rPr>
          <w:iCs/>
          <w:lang w:val="es-ES"/>
        </w:rPr>
        <w:t>ASTs</w:t>
      </w:r>
      <w:r w:rsidRPr="00601B26">
        <w:rPr>
          <w:lang w:val="es-ES"/>
        </w:rPr>
        <w:t xml:space="preserve"> para extraer y analizar construcciones sintácticas de código Python. La extracción de estas estructuras permitirá almacenar y gestionar grandes volúmenes de datos en bases de datos relacionales, transformando los </w:t>
      </w:r>
      <w:r w:rsidRPr="00CF5ACA">
        <w:rPr>
          <w:iCs/>
          <w:lang w:val="es-ES"/>
        </w:rPr>
        <w:t>ASTs</w:t>
      </w:r>
      <w:r w:rsidRPr="00601B26">
        <w:rPr>
          <w:lang w:val="es-ES"/>
        </w:rPr>
        <w:t xml:space="preserve"> en vectores n-dimensionales para que puedan ser consultados de manera eficiente. Esta decisión no solo facilita el almacenamiento y la consulta de datos sintácticos, sino que también abre un abanico de posibilidades para el análisis y la explotación de patrones de programación, debido a que facilita la confección de conjunto de datos (</w:t>
      </w:r>
      <w:r w:rsidRPr="00601B26">
        <w:rPr>
          <w:i/>
          <w:iCs/>
          <w:lang w:val="es-ES"/>
        </w:rPr>
        <w:t>datasets</w:t>
      </w:r>
      <w:r w:rsidRPr="00601B26">
        <w:rPr>
          <w:lang w:val="es-ES"/>
        </w:rPr>
        <w:t>) n-dimensionales utilizados en los algoritmos tradicionales de aprendizaje automático y minería de datos.</w:t>
      </w:r>
    </w:p>
    <w:p w14:paraId="37FB2AAE" w14:textId="31FBDFC5" w:rsidR="00A55238" w:rsidRPr="00A55238" w:rsidRDefault="00A55238" w:rsidP="00A55238">
      <w:pPr>
        <w:spacing w:after="127"/>
        <w:ind w:left="-5"/>
        <w:rPr>
          <w:lang w:val="es-ES"/>
        </w:rPr>
      </w:pPr>
      <w:r w:rsidRPr="00A55238">
        <w:rPr>
          <w:lang w:val="es-ES"/>
        </w:rPr>
        <w:t xml:space="preserve">Una de las aplicaciones más prometedoras de este sistema es la documentación de construcciones recurrentes utilizadas por programadores con diferentes niveles de experiencia. Por ejemplo, los profesores de programación podrían identificar patrones de código comúnmente empleados por estudiantes no usados por los expertos y señalar aquellos que sean propensos a errores, ofreciendo alternativas más eficientes y robustas basadas en las prácticas de programadores </w:t>
      </w:r>
      <w:r w:rsidRPr="006E09F1">
        <w:rPr>
          <w:lang w:val="es-ES"/>
        </w:rPr>
        <w:t>expertos</w:t>
      </w:r>
      <w:r>
        <w:rPr>
          <w:lang w:val="es-ES"/>
        </w:rPr>
        <w:t xml:space="preserve"> </w:t>
      </w:r>
      <w:sdt>
        <w:sdtPr>
          <w:rPr>
            <w:lang w:val="es-ES"/>
          </w:rPr>
          <w:id w:val="-890959660"/>
          <w:citation/>
        </w:sdtPr>
        <w:sdtContent>
          <w:r>
            <w:rPr>
              <w:lang w:val="es-ES"/>
            </w:rPr>
            <w:fldChar w:fldCharType="begin"/>
          </w:r>
          <w:r>
            <w:rPr>
              <w:lang w:val="es-ES"/>
            </w:rPr>
            <w:instrText xml:space="preserve"> CITATION Iye21 \l 3082 </w:instrText>
          </w:r>
          <w:r>
            <w:rPr>
              <w:lang w:val="es-ES"/>
            </w:rPr>
            <w:fldChar w:fldCharType="separate"/>
          </w:r>
          <w:r w:rsidR="00DF1269" w:rsidRPr="00DF1269">
            <w:rPr>
              <w:noProof/>
              <w:lang w:val="es-ES"/>
            </w:rPr>
            <w:t>[7]</w:t>
          </w:r>
          <w:r>
            <w:rPr>
              <w:lang w:val="es-ES"/>
            </w:rPr>
            <w:fldChar w:fldCharType="end"/>
          </w:r>
        </w:sdtContent>
      </w:sdt>
      <w:r w:rsidRPr="006E09F1">
        <w:rPr>
          <w:lang w:val="es-ES"/>
        </w:rPr>
        <w:t>. Asimismo</w:t>
      </w:r>
      <w:r w:rsidRPr="00A55238">
        <w:rPr>
          <w:lang w:val="es-ES"/>
        </w:rPr>
        <w:t>, el análisis del código fuente podría predecir el nivel de experiencia de los programadores según las construcciones sintácticas que utilizan, permitiendo a los entornos de desarrollo integrado (</w:t>
      </w:r>
      <w:r w:rsidRPr="00A55238">
        <w:rPr>
          <w:i/>
          <w:lang w:val="es-ES"/>
        </w:rPr>
        <w:t>IDE</w:t>
      </w:r>
      <w:r w:rsidRPr="00A55238">
        <w:rPr>
          <w:lang w:val="es-ES"/>
        </w:rPr>
        <w:t xml:space="preserve">s) sugerir mejores prácticas y técnicas avanzadas adaptadas en función de la experiencia del programador. Otro ejemplo de aplicación podría ser el desarrollo de sistemas de tutoría </w:t>
      </w:r>
      <w:r w:rsidRPr="006E09F1">
        <w:rPr>
          <w:lang w:val="es-ES"/>
        </w:rPr>
        <w:t>inteligentes</w:t>
      </w:r>
      <w:r>
        <w:rPr>
          <w:lang w:val="es-ES"/>
        </w:rPr>
        <w:t xml:space="preserve"> </w:t>
      </w:r>
      <w:r w:rsidRPr="006E09F1">
        <w:rPr>
          <w:lang w:val="es-ES"/>
        </w:rPr>
        <w:t>(</w:t>
      </w:r>
      <w:r w:rsidRPr="006E09F1">
        <w:rPr>
          <w:i/>
          <w:iCs/>
          <w:lang w:val="es-ES"/>
        </w:rPr>
        <w:t>ITS</w:t>
      </w:r>
      <w:r w:rsidRPr="006E09F1">
        <w:rPr>
          <w:lang w:val="es-ES"/>
        </w:rPr>
        <w:t>s)</w:t>
      </w:r>
      <w:sdt>
        <w:sdtPr>
          <w:rPr>
            <w:lang w:val="es-ES"/>
          </w:rPr>
          <w:id w:val="205850760"/>
          <w:citation/>
        </w:sdtPr>
        <w:sdtContent>
          <w:r>
            <w:rPr>
              <w:lang w:val="es-ES"/>
            </w:rPr>
            <w:fldChar w:fldCharType="begin"/>
          </w:r>
          <w:r>
            <w:rPr>
              <w:lang w:val="es-ES"/>
            </w:rPr>
            <w:instrText xml:space="preserve"> CITATION Los22 \l 3082 </w:instrText>
          </w:r>
          <w:r>
            <w:rPr>
              <w:lang w:val="es-ES"/>
            </w:rPr>
            <w:fldChar w:fldCharType="separate"/>
          </w:r>
          <w:r w:rsidR="00DF1269">
            <w:rPr>
              <w:noProof/>
              <w:lang w:val="es-ES"/>
            </w:rPr>
            <w:t xml:space="preserve"> </w:t>
          </w:r>
          <w:r w:rsidR="00DF1269" w:rsidRPr="00DF1269">
            <w:rPr>
              <w:noProof/>
              <w:lang w:val="es-ES"/>
            </w:rPr>
            <w:t>[8]</w:t>
          </w:r>
          <w:r>
            <w:rPr>
              <w:lang w:val="es-ES"/>
            </w:rPr>
            <w:fldChar w:fldCharType="end"/>
          </w:r>
        </w:sdtContent>
      </w:sdt>
      <w:r w:rsidRPr="006E09F1">
        <w:rPr>
          <w:lang w:val="es-ES"/>
        </w:rPr>
        <w:t xml:space="preserve">. </w:t>
      </w:r>
      <w:r w:rsidRPr="00A55238">
        <w:rPr>
          <w:lang w:val="es-ES"/>
        </w:rPr>
        <w:t>Estos sistemas se basan en personalizar el proceso de aprendizaje para cada estudiante, identificando sus debilidades y sugiriendo ejercicios específicos para mejorar sus habilidades en función de su nivel de experiencia. Los datos no solo podría</w:t>
      </w:r>
      <w:r>
        <w:rPr>
          <w:lang w:val="es-ES"/>
        </w:rPr>
        <w:t>n</w:t>
      </w:r>
      <w:r w:rsidRPr="00A55238">
        <w:rPr>
          <w:lang w:val="es-ES"/>
        </w:rPr>
        <w:t xml:space="preserve"> utilizarse para mejorar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 Estas son posibles utilizaciones de la base de datos creada en este trabajo, no incluidas en el mismo, pero que sí probablemente formarán parte del trabajo futuro a realizar por el alumno.</w:t>
      </w:r>
    </w:p>
    <w:p w14:paraId="3AAC3E91" w14:textId="39A137D1" w:rsidR="00A55238" w:rsidRDefault="00A55238" w:rsidP="00A55238">
      <w:pPr>
        <w:spacing w:after="157"/>
        <w:ind w:left="-5"/>
        <w:rPr>
          <w:lang w:val="es-ES"/>
        </w:rPr>
      </w:pPr>
      <w:r w:rsidRPr="00A55238">
        <w:rPr>
          <w:lang w:val="es-ES"/>
        </w:rPr>
        <w:t>Las principales contribuciones de este trabajo son:</w:t>
      </w:r>
    </w:p>
    <w:p w14:paraId="563C83FA" w14:textId="77777777" w:rsidR="00CF5ACA" w:rsidRPr="00CF5ACA" w:rsidRDefault="00CF5ACA" w:rsidP="00CF5ACA">
      <w:pPr>
        <w:numPr>
          <w:ilvl w:val="0"/>
          <w:numId w:val="24"/>
        </w:numPr>
        <w:spacing w:after="0" w:line="262" w:lineRule="auto"/>
        <w:ind w:hanging="360"/>
        <w:rPr>
          <w:lang w:val="es-ES"/>
        </w:rPr>
      </w:pPr>
      <w:r w:rsidRPr="00CF5ACA">
        <w:rPr>
          <w:lang w:val="es-ES"/>
        </w:rPr>
        <w:t>La creación de un conjunto de datos formado por código fuente Python programado por desarrolladores expertos y programadores nóveles (alumnos de primer curso de Ingeniería Informática).</w:t>
      </w:r>
    </w:p>
    <w:p w14:paraId="6A9FE137" w14:textId="089A5B3C" w:rsidR="00CF5ACA" w:rsidRPr="00CF5ACA" w:rsidRDefault="00CF5ACA" w:rsidP="00CF5ACA">
      <w:pPr>
        <w:numPr>
          <w:ilvl w:val="0"/>
          <w:numId w:val="24"/>
        </w:numPr>
        <w:spacing w:after="0" w:line="262" w:lineRule="auto"/>
        <w:ind w:hanging="360"/>
        <w:rPr>
          <w:lang w:val="es-ES"/>
        </w:rPr>
      </w:pPr>
      <w:r w:rsidRPr="00CF5ACA">
        <w:rPr>
          <w:lang w:val="es-ES"/>
        </w:rPr>
        <w:t xml:space="preserve">Un diseño e implementación de un </w:t>
      </w:r>
      <w:r w:rsidRPr="00CF5ACA">
        <w:rPr>
          <w:iCs/>
          <w:lang w:val="es-ES"/>
        </w:rPr>
        <w:t>AST</w:t>
      </w:r>
      <w:r w:rsidRPr="00CF5ACA">
        <w:rPr>
          <w:lang w:val="es-ES"/>
        </w:rPr>
        <w:t xml:space="preserve"> con un nivel de detalle de sus entidades más preciso que el utilizado por el módulo </w:t>
      </w:r>
      <w:r w:rsidRPr="00CF5ACA">
        <w:rPr>
          <w:iCs/>
          <w:lang w:val="es-ES"/>
        </w:rPr>
        <w:t>AST</w:t>
      </w:r>
      <w:r w:rsidRPr="00CF5ACA">
        <w:rPr>
          <w:lang w:val="es-ES"/>
        </w:rPr>
        <w:t xml:space="preserve"> de la Librería Estándar de Python (</w:t>
      </w:r>
      <w:r w:rsidRPr="00CF5ACA">
        <w:rPr>
          <w:i/>
          <w:lang w:val="es-ES"/>
        </w:rPr>
        <w:t>Python Standard Library, PSL</w:t>
      </w:r>
      <w:r w:rsidRPr="00CF5ACA">
        <w:rPr>
          <w:lang w:val="es-ES"/>
        </w:rPr>
        <w:t xml:space="preserve">) </w:t>
      </w:r>
      <w:sdt>
        <w:sdtPr>
          <w:rPr>
            <w:lang w:val="es-ES"/>
          </w:rPr>
          <w:id w:val="1085189526"/>
          <w:citation/>
        </w:sdtPr>
        <w:sdtContent>
          <w:r>
            <w:rPr>
              <w:lang w:val="es-ES"/>
            </w:rPr>
            <w:fldChar w:fldCharType="begin"/>
          </w:r>
          <w:r>
            <w:rPr>
              <w:lang w:val="es-ES"/>
            </w:rPr>
            <w:instrText xml:space="preserve"> CITATION Pyt24 \l 3082 </w:instrText>
          </w:r>
          <w:r>
            <w:rPr>
              <w:lang w:val="es-ES"/>
            </w:rPr>
            <w:fldChar w:fldCharType="separate"/>
          </w:r>
          <w:r w:rsidR="00DF1269" w:rsidRPr="00DF1269">
            <w:rPr>
              <w:noProof/>
              <w:lang w:val="es-ES"/>
            </w:rPr>
            <w:t>[9]</w:t>
          </w:r>
          <w:r>
            <w:rPr>
              <w:lang w:val="es-ES"/>
            </w:rPr>
            <w:fldChar w:fldCharType="end"/>
          </w:r>
        </w:sdtContent>
      </w:sdt>
      <w:r w:rsidRPr="00CF5ACA">
        <w:rPr>
          <w:lang w:val="es-ES"/>
        </w:rPr>
        <w:t xml:space="preserve">, para así poder sacar más provecho de la información más precisa en la explotación de los datos. Para ello, modificamos el análisis sintáctico que realiza la </w:t>
      </w:r>
      <w:r w:rsidRPr="00CF5ACA">
        <w:rPr>
          <w:i/>
          <w:lang w:val="es-ES"/>
        </w:rPr>
        <w:t>PSL</w:t>
      </w:r>
      <w:r w:rsidRPr="00CF5ACA">
        <w:rPr>
          <w:lang w:val="es-ES"/>
        </w:rPr>
        <w:t xml:space="preserve"> para que cree estos nuevos árboles enriquecidos en lugar de los originales.</w:t>
      </w:r>
    </w:p>
    <w:p w14:paraId="128FDB31" w14:textId="77777777" w:rsidR="00CF5ACA" w:rsidRPr="00CF5ACA" w:rsidRDefault="00CF5ACA" w:rsidP="00CF5ACA">
      <w:pPr>
        <w:numPr>
          <w:ilvl w:val="0"/>
          <w:numId w:val="24"/>
        </w:numPr>
        <w:spacing w:after="0" w:line="262" w:lineRule="auto"/>
        <w:ind w:hanging="360"/>
        <w:rPr>
          <w:lang w:val="es-ES"/>
        </w:rPr>
      </w:pPr>
      <w:r w:rsidRPr="00CF5ACA">
        <w:rPr>
          <w:lang w:val="es-ES"/>
        </w:rPr>
        <w:lastRenderedPageBreak/>
        <w:t>Diseño de una base de datos relacional que nos permita almacenar en tablas las estructuras sintácticas propias de los programas Python.</w:t>
      </w:r>
    </w:p>
    <w:p w14:paraId="33D8A2F8" w14:textId="77777777" w:rsidR="00CF5ACA" w:rsidRPr="00CF5ACA" w:rsidRDefault="00CF5ACA" w:rsidP="00CF5ACA">
      <w:pPr>
        <w:numPr>
          <w:ilvl w:val="0"/>
          <w:numId w:val="24"/>
        </w:numPr>
        <w:spacing w:after="0" w:line="262" w:lineRule="auto"/>
        <w:ind w:hanging="360"/>
        <w:rPr>
          <w:lang w:val="es-ES"/>
        </w:rPr>
      </w:pPr>
      <w:r w:rsidRPr="00CF5ACA">
        <w:rPr>
          <w:lang w:val="es-ES"/>
        </w:rPr>
        <w:t xml:space="preserve">Un sistema de extracción de construcciones sintácticas de código Python que implemente técnicas de transformación de </w:t>
      </w:r>
      <w:r w:rsidRPr="00CF5ACA">
        <w:rPr>
          <w:iCs/>
          <w:lang w:val="es-ES"/>
        </w:rPr>
        <w:t>ASTs</w:t>
      </w:r>
      <w:r w:rsidRPr="00CF5ACA">
        <w:rPr>
          <w:lang w:val="es-ES"/>
        </w:rPr>
        <w:t xml:space="preserve"> a tablas que nos permitan almacenar y analizar grandes volúmenes de datos de forma eficiente. </w:t>
      </w:r>
    </w:p>
    <w:p w14:paraId="18F0D877" w14:textId="77777777" w:rsidR="00CF5ACA" w:rsidRDefault="00CF5ACA" w:rsidP="00CF5ACA">
      <w:pPr>
        <w:numPr>
          <w:ilvl w:val="0"/>
          <w:numId w:val="24"/>
        </w:numPr>
        <w:spacing w:after="0" w:line="262" w:lineRule="auto"/>
        <w:ind w:hanging="360"/>
        <w:rPr>
          <w:lang w:val="es-ES"/>
        </w:rPr>
      </w:pPr>
      <w:r w:rsidRPr="00CF5ACA">
        <w:rPr>
          <w:lang w:val="es-ES"/>
        </w:rPr>
        <w:t>Un ejemplo de análisis de los datos extraídos. Más concretamente, realizaremos un análisis de frecuencia de las construcciones sintácticas, detección de anomalías o valores atípicos y un estudio de correlación con el nivel de experiencia de los programadores.</w:t>
      </w:r>
    </w:p>
    <w:p w14:paraId="410C4E38" w14:textId="32B196FA" w:rsidR="00CB52EE" w:rsidRDefault="003452B6" w:rsidP="00CB52EE">
      <w:pPr>
        <w:spacing w:before="240" w:after="240"/>
        <w:rPr>
          <w:lang w:val="es-ES"/>
        </w:rPr>
        <w:sectPr w:rsidR="00CB52EE" w:rsidSect="00184AE9">
          <w:headerReference w:type="default" r:id="rId12"/>
          <w:footerReference w:type="default" r:id="rId13"/>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49669E">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49669E">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49669E">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49669E">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49669E">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5" w:name="_Toc171272954"/>
      <w:r w:rsidRPr="003452B6">
        <w:rPr>
          <w:lang w:val="es-ES_tradnl"/>
        </w:rPr>
        <w:lastRenderedPageBreak/>
        <w:t>Trabajo relacionado</w:t>
      </w:r>
      <w:bookmarkEnd w:id="15"/>
    </w:p>
    <w:p w14:paraId="21F69B5A" w14:textId="77777777" w:rsidR="00D54DD9" w:rsidRPr="00D54DD9" w:rsidRDefault="00D54DD9" w:rsidP="00D54DD9">
      <w:pPr>
        <w:rPr>
          <w:lang w:val="es-ES_tradnl"/>
        </w:rPr>
      </w:pPr>
    </w:p>
    <w:p w14:paraId="0B5659F3" w14:textId="1C2C3E25" w:rsidR="00257EF1" w:rsidRDefault="00257EF1" w:rsidP="00257EF1">
      <w:pPr>
        <w:rPr>
          <w:rFonts w:asciiTheme="minorHAnsi" w:eastAsia="Times New Roman" w:hAnsiTheme="minorHAnsi" w:cstheme="minorHAnsi"/>
          <w:lang w:val="es-ES" w:eastAsia="es-ES"/>
        </w:rPr>
      </w:pPr>
      <w:r w:rsidRPr="00E65D46">
        <w:rPr>
          <w:rFonts w:asciiTheme="minorHAnsi" w:eastAsia="Times New Roman" w:hAnsiTheme="minorHAnsi" w:cstheme="minorHAnsi"/>
          <w:lang w:val="es-ES" w:eastAsia="es-ES"/>
        </w:rPr>
        <w:t xml:space="preserve">Peng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DF1269" w:rsidRPr="00DF1269">
            <w:rPr>
              <w:rFonts w:asciiTheme="minorHAnsi" w:eastAsia="Times New Roman" w:hAnsiTheme="minorHAnsi" w:cstheme="minorHAnsi"/>
              <w:noProof/>
              <w:lang w:val="es-ES" w:eastAsia="es-ES"/>
            </w:rPr>
            <w:t>[10]</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03BDC942" w:rsidR="00257EF1" w:rsidRPr="000B17D8" w:rsidRDefault="00C51517" w:rsidP="00257EF1">
      <w:pPr>
        <w:rPr>
          <w:lang w:val="es-ES"/>
        </w:rPr>
      </w:pPr>
      <w:r w:rsidRPr="00C51517">
        <w:rPr>
          <w:lang w:val="es-ES"/>
        </w:rPr>
        <w:t>Dakhel, Desmarais y Khomh</w:t>
      </w:r>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DF1269" w:rsidRPr="00DF1269">
            <w:rPr>
              <w:noProof/>
              <w:lang w:val="es-ES"/>
            </w:rPr>
            <w:t>[11]</w:t>
          </w:r>
          <w:r>
            <w:rPr>
              <w:lang w:val="es-ES"/>
            </w:rPr>
            <w:fldChar w:fldCharType="end"/>
          </w:r>
        </w:sdtContent>
      </w:sdt>
      <w:r w:rsidR="00257EF1" w:rsidRPr="001502A6">
        <w:rPr>
          <w:lang w:val="es-ES"/>
        </w:rPr>
        <w:t>. Este trabajo se basa en la distribución de patrones sintácticos (</w:t>
      </w:r>
      <w:r w:rsidR="00257EF1" w:rsidRPr="00257EF1">
        <w:rPr>
          <w:i/>
          <w:iCs/>
          <w:lang w:val="es-ES"/>
        </w:rPr>
        <w:t>SP</w:t>
      </w:r>
      <w:r w:rsidR="00257EF1" w:rsidRPr="001502A6">
        <w:rPr>
          <w:lang w:val="es-ES"/>
        </w:rPr>
        <w:t xml:space="preserve">s), utilizando específicamente la ley de </w:t>
      </w:r>
      <w:r w:rsidR="00257EF1" w:rsidRPr="00257EF1">
        <w:rPr>
          <w:i/>
          <w:iCs/>
          <w:lang w:val="es-ES"/>
        </w:rPr>
        <w:t>Zipf</w:t>
      </w:r>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r w:rsidR="000B17D8" w:rsidRPr="000B17D8">
        <w:rPr>
          <w:i/>
          <w:iCs/>
          <w:lang w:val="es-ES"/>
        </w:rPr>
        <w:t>Zipf</w:t>
      </w:r>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2FB1BBE0"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DF1269" w:rsidRPr="00DF1269">
            <w:rPr>
              <w:noProof/>
              <w:lang w:val="es-ES"/>
            </w:rPr>
            <w:t>[12]</w:t>
          </w:r>
          <w:r>
            <w:rPr>
              <w:lang w:val="es-ES"/>
            </w:rPr>
            <w:fldChar w:fldCharType="end"/>
          </w:r>
        </w:sdtContent>
      </w:sdt>
      <w:r w:rsidR="00D27E02" w:rsidRPr="00D27E02">
        <w:rPr>
          <w:lang w:val="es-ES"/>
        </w:rPr>
        <w:t>. Este sistema clasifica a los programadores en seis niveles de competencia basándose en características específicas del código, como la complejidad ciclomática,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7168F33B"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DF1269" w:rsidRPr="00DF1269">
            <w:rPr>
              <w:noProof/>
              <w:lang w:val="es-ES"/>
            </w:rPr>
            <w:t>[8]</w:t>
          </w:r>
          <w:r w:rsidR="0066657B">
            <w:rPr>
              <w:lang w:val="es-ES"/>
            </w:rPr>
            <w:fldChar w:fldCharType="end"/>
          </w:r>
        </w:sdtContent>
      </w:sdt>
      <w:r w:rsidR="0066657B">
        <w:rPr>
          <w:lang w:val="es-ES"/>
        </w:rPr>
        <w:t xml:space="preserve"> </w:t>
      </w:r>
      <w:r>
        <w:rPr>
          <w:lang w:val="es-ES"/>
        </w:rPr>
        <w:t xml:space="preserve">y </w:t>
      </w:r>
      <w:r w:rsidR="0066657B">
        <w:rPr>
          <w:lang w:val="es-ES"/>
        </w:rPr>
        <w:t>Ortin</w:t>
      </w:r>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DF1269" w:rsidRPr="00DF1269">
            <w:rPr>
              <w:noProof/>
              <w:lang w:val="es-ES"/>
            </w:rPr>
            <w:t>[13]</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6" w:name="_Toc75469454"/>
      <w:bookmarkStart w:id="17" w:name="_Toc75511926"/>
      <w:bookmarkStart w:id="18" w:name="_Toc75512018"/>
      <w:bookmarkStart w:id="19" w:name="_Ref75980926"/>
      <w:bookmarkStart w:id="20" w:name="_Toc171272955"/>
      <w:bookmarkEnd w:id="16"/>
      <w:bookmarkEnd w:id="17"/>
      <w:bookmarkEnd w:id="18"/>
      <w:r w:rsidRPr="003452B6">
        <w:rPr>
          <w:lang w:val="es-ES_tradnl"/>
        </w:rPr>
        <w:lastRenderedPageBreak/>
        <w:t>Descripción del sistema</w:t>
      </w:r>
      <w:bookmarkEnd w:id="19"/>
      <w:bookmarkEnd w:id="20"/>
    </w:p>
    <w:p w14:paraId="0EE11A20" w14:textId="77777777" w:rsidR="00782E76" w:rsidRDefault="00782E76" w:rsidP="008C6B90">
      <w:pPr>
        <w:rPr>
          <w:lang w:val="es-ES"/>
        </w:rPr>
      </w:pPr>
    </w:p>
    <w:p w14:paraId="731F6C05" w14:textId="0C463113" w:rsidR="00842584" w:rsidRPr="00842584" w:rsidRDefault="008C6B90" w:rsidP="00842584">
      <w:pPr>
        <w:ind w:left="-5"/>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49669E" w:rsidRPr="00B846CD">
        <w:rPr>
          <w:lang w:val="es-ES"/>
        </w:rPr>
        <w:t xml:space="preserve">Figura </w:t>
      </w:r>
      <w:r w:rsidR="0049669E">
        <w:rPr>
          <w:noProof/>
          <w:lang w:val="es-ES"/>
        </w:rPr>
        <w:t>2</w:t>
      </w:r>
      <w:r w:rsidRPr="00F5799F">
        <w:rPr>
          <w:lang w:val="es-ES"/>
        </w:rPr>
        <w:fldChar w:fldCharType="end"/>
      </w:r>
      <w:r w:rsidRPr="00F5799F">
        <w:rPr>
          <w:lang w:val="es-ES"/>
        </w:rPr>
        <w:t xml:space="preserve"> </w:t>
      </w:r>
      <w:r w:rsidR="00842584" w:rsidRPr="00842584">
        <w:rPr>
          <w:lang w:val="es-ES"/>
        </w:rPr>
        <w:t>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del Grado en Ingeniería Informática del Software de la Universidad de Oviedo</w:t>
      </w:r>
      <w:r w:rsidR="00842584">
        <w:rPr>
          <w:lang w:val="es-ES"/>
        </w:rPr>
        <w:t xml:space="preserve"> </w:t>
      </w:r>
      <w:r w:rsidR="00842584" w:rsidRPr="00F5799F">
        <w:rPr>
          <w:lang w:val="es-ES"/>
        </w:rPr>
        <w:t xml:space="preserve">(Capítulo </w:t>
      </w:r>
      <w:r w:rsidR="00842584" w:rsidRPr="00F5799F">
        <w:rPr>
          <w:lang w:val="es-ES"/>
        </w:rPr>
        <w:fldChar w:fldCharType="begin"/>
      </w:r>
      <w:r w:rsidR="00842584" w:rsidRPr="00F5799F">
        <w:rPr>
          <w:lang w:val="es-ES"/>
        </w:rPr>
        <w:instrText xml:space="preserve"> REF _Ref76050315 \r \h  \* MERGEFORMAT </w:instrText>
      </w:r>
      <w:r w:rsidR="00842584" w:rsidRPr="00F5799F">
        <w:rPr>
          <w:lang w:val="es-ES"/>
        </w:rPr>
      </w:r>
      <w:r w:rsidR="00842584" w:rsidRPr="00F5799F">
        <w:rPr>
          <w:lang w:val="es-ES"/>
        </w:rPr>
        <w:fldChar w:fldCharType="separate"/>
      </w:r>
      <w:r w:rsidR="0049669E">
        <w:rPr>
          <w:lang w:val="es-ES"/>
        </w:rPr>
        <w:t>4.1</w:t>
      </w:r>
      <w:r w:rsidR="00842584" w:rsidRPr="00F5799F">
        <w:rPr>
          <w:lang w:val="es-ES"/>
        </w:rPr>
        <w:fldChar w:fldCharType="end"/>
      </w:r>
      <w:r w:rsidR="00842584" w:rsidRPr="00F5799F">
        <w:rPr>
          <w:lang w:val="es-ES"/>
        </w:rPr>
        <w:t>)</w:t>
      </w:r>
      <w:r w:rsidR="00842584" w:rsidRPr="00842584">
        <w:rPr>
          <w:lang w:val="es-ES"/>
        </w:rPr>
        <w:t xml:space="preserve">. De esta forma, podremos crear una base de datos con código escrito por principiantes y expertos. La salida es un conjunto de datos con las construcciones sintácticas extraídas incluyendo su relación con el nivel de experiencia del programador (Base de Datos) y un conjunto de informes acerca de las construcciones sintácticas de los programas. </w:t>
      </w:r>
    </w:p>
    <w:p w14:paraId="32DCEE67" w14:textId="52234DD1" w:rsidR="008C6B90" w:rsidRPr="00125D60" w:rsidRDefault="00125D60" w:rsidP="00B239D1">
      <w:pPr>
        <w:jc w:val="center"/>
        <w:rPr>
          <w:lang w:val="es-ES"/>
        </w:rPr>
      </w:pPr>
      <w:r w:rsidRPr="00125D60">
        <w:rPr>
          <w:noProof/>
        </w:rPr>
        <w:drawing>
          <wp:inline distT="0" distB="0" distL="0" distR="0" wp14:anchorId="238005E1" wp14:editId="5D206F0F">
            <wp:extent cx="5731510" cy="3099435"/>
            <wp:effectExtent l="0" t="0" r="2540" b="5715"/>
            <wp:docPr id="1408087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p>
    <w:p w14:paraId="60B2BAD6" w14:textId="4A2CF0F7" w:rsidR="008C6B90" w:rsidRPr="00842584" w:rsidRDefault="008C6B90" w:rsidP="008C6B90">
      <w:pPr>
        <w:pStyle w:val="Descripcin"/>
        <w:jc w:val="center"/>
        <w:rPr>
          <w:lang w:val="es-ES"/>
        </w:rPr>
      </w:pPr>
      <w:bookmarkStart w:id="21" w:name="_Ref75974756"/>
      <w:bookmarkStart w:id="22" w:name="_Toc171333424"/>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802628">
        <w:rPr>
          <w:noProof/>
          <w:lang w:val="es-ES"/>
        </w:rPr>
        <w:t>2</w:t>
      </w:r>
      <w:r w:rsidRPr="00B846CD">
        <w:rPr>
          <w:lang w:val="es-ES"/>
        </w:rPr>
        <w:fldChar w:fldCharType="end"/>
      </w:r>
      <w:bookmarkEnd w:id="21"/>
      <w:r w:rsidRPr="00B846CD">
        <w:rPr>
          <w:lang w:val="es-ES"/>
        </w:rPr>
        <w:t>: A</w:t>
      </w:r>
      <w:r w:rsidR="00842584" w:rsidRPr="00842584">
        <w:rPr>
          <w:lang w:val="es-ES"/>
        </w:rPr>
        <w:t>rquitectura del sistema propuesto para la extracción de información sintáctica</w:t>
      </w:r>
      <w:r w:rsidR="00842584">
        <w:rPr>
          <w:lang w:val="es-ES"/>
        </w:rPr>
        <w:t xml:space="preserve"> y generación de informes</w:t>
      </w:r>
      <w:r w:rsidR="00842584" w:rsidRPr="00842584">
        <w:rPr>
          <w:lang w:val="es-ES"/>
        </w:rPr>
        <w:t>.</w:t>
      </w:r>
      <w:bookmarkEnd w:id="22"/>
    </w:p>
    <w:p w14:paraId="43B68047" w14:textId="77777777" w:rsidR="008C6B90" w:rsidRPr="00912B41" w:rsidRDefault="008C6B90" w:rsidP="008C6B90">
      <w:pPr>
        <w:spacing w:after="0"/>
        <w:rPr>
          <w:lang w:val="es-ES"/>
        </w:rPr>
      </w:pPr>
    </w:p>
    <w:p w14:paraId="55597B53" w14:textId="42DB4F86" w:rsidR="008C5D93" w:rsidRDefault="008C5D93" w:rsidP="008C5D93">
      <w:pPr>
        <w:ind w:left="-5"/>
        <w:rPr>
          <w:lang w:val="es-ES"/>
        </w:rPr>
      </w:pPr>
      <w:r w:rsidRPr="008C5D93">
        <w:rPr>
          <w:lang w:val="es-ES"/>
        </w:rPr>
        <w:t xml:space="preserve">Lo primero que hacemos es modificar la salida del módulo </w:t>
      </w:r>
      <w:r w:rsidRPr="008C5D93">
        <w:rPr>
          <w:iCs/>
          <w:lang w:val="es-ES"/>
        </w:rPr>
        <w:t>AST</w:t>
      </w:r>
      <w:r w:rsidRPr="008C5D93">
        <w:rPr>
          <w:lang w:val="es-ES"/>
        </w:rPr>
        <w:t xml:space="preserve"> de la </w:t>
      </w:r>
      <w:r w:rsidRPr="008C5D93">
        <w:rPr>
          <w:i/>
          <w:lang w:val="es-ES"/>
        </w:rPr>
        <w:t>Python Standard Library</w:t>
      </w:r>
      <w:r w:rsidRPr="008C5D93">
        <w:rPr>
          <w:lang w:val="es-ES"/>
        </w:rPr>
        <w:t xml:space="preserve"> (</w:t>
      </w:r>
      <w:r w:rsidRPr="008C5D93">
        <w:rPr>
          <w:i/>
          <w:lang w:val="es-ES"/>
        </w:rPr>
        <w:t>PSL</w:t>
      </w:r>
      <w:r w:rsidRPr="008C5D93">
        <w:rPr>
          <w:lang w:val="es-ES"/>
        </w:rPr>
        <w:t xml:space="preserve">), aumentando la información sintáctica ofrecida por éste. Este se hace implementando el patrón de diseño </w:t>
      </w:r>
      <w:r w:rsidRPr="0049769B">
        <w:rPr>
          <w:i/>
          <w:iCs/>
          <w:lang w:val="es-ES"/>
        </w:rPr>
        <w:t>Visitor</w:t>
      </w:r>
      <w:r w:rsidRPr="0049769B">
        <w:rPr>
          <w:lang w:val="es-ES"/>
        </w:rPr>
        <w:t xml:space="preserve"> </w:t>
      </w:r>
      <w:sdt>
        <w:sdtPr>
          <w:rPr>
            <w:lang w:val="es-ES"/>
          </w:rPr>
          <w:id w:val="1213850607"/>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49769B">
        <w:rPr>
          <w:lang w:val="es-ES"/>
        </w:rPr>
        <w:t xml:space="preserve"> </w:t>
      </w:r>
      <w:r w:rsidRPr="008C5D93">
        <w:rPr>
          <w:lang w:val="es-ES"/>
        </w:rPr>
        <w:t xml:space="preserve">que, recorriendo el </w:t>
      </w:r>
      <w:r w:rsidRPr="008C5D93">
        <w:rPr>
          <w:iCs/>
          <w:lang w:val="es-ES"/>
        </w:rPr>
        <w:t>AST</w:t>
      </w:r>
      <w:r w:rsidRPr="008C5D93">
        <w:rPr>
          <w:lang w:val="es-ES"/>
        </w:rPr>
        <w:t xml:space="preserve"> original, crea uno nuevo con información más específica. Para ello, rediseñamos el </w:t>
      </w:r>
      <w:r w:rsidRPr="008C5D93">
        <w:rPr>
          <w:iCs/>
          <w:lang w:val="es-ES"/>
        </w:rPr>
        <w:t>AST</w:t>
      </w:r>
      <w:r w:rsidRPr="008C5D93">
        <w:rPr>
          <w:lang w:val="es-ES"/>
        </w:rPr>
        <w:t>, añadiendo nuevos tipos de nodos, atributos y relaciones, proporcionando así una información más detallada que la ofrecida por el módulo original (</w:t>
      </w:r>
      <w:r>
        <w:rPr>
          <w:lang w:val="es-ES"/>
        </w:rPr>
        <w:t xml:space="preserve">Sección </w:t>
      </w:r>
      <w:r>
        <w:rPr>
          <w:lang w:val="es-ES"/>
        </w:rPr>
        <w:fldChar w:fldCharType="begin"/>
      </w:r>
      <w:r>
        <w:rPr>
          <w:lang w:val="es-ES"/>
        </w:rPr>
        <w:instrText xml:space="preserve"> REF _Ref168656828 \w \h </w:instrText>
      </w:r>
      <w:r>
        <w:rPr>
          <w:lang w:val="es-ES"/>
        </w:rPr>
      </w:r>
      <w:r>
        <w:rPr>
          <w:lang w:val="es-ES"/>
        </w:rPr>
        <w:fldChar w:fldCharType="separate"/>
      </w:r>
      <w:r w:rsidR="0049669E">
        <w:rPr>
          <w:lang w:val="es-ES"/>
        </w:rPr>
        <w:t>3.1</w:t>
      </w:r>
      <w:r>
        <w:rPr>
          <w:lang w:val="es-ES"/>
        </w:rPr>
        <w:fldChar w:fldCharType="end"/>
      </w:r>
      <w:r>
        <w:rPr>
          <w:lang w:val="es-ES"/>
        </w:rPr>
        <w:t>).</w:t>
      </w:r>
    </w:p>
    <w:p w14:paraId="5E5829F0" w14:textId="300692FA" w:rsidR="008C5D93" w:rsidRDefault="008C5D93" w:rsidP="008C5D93">
      <w:pPr>
        <w:rPr>
          <w:lang w:val="es-ES"/>
        </w:rPr>
      </w:pPr>
      <w:r w:rsidRPr="008C5D93">
        <w:rPr>
          <w:lang w:val="es"/>
        </w:rPr>
        <w:t xml:space="preserve">A continuación, se realiza una trasformación de los </w:t>
      </w:r>
      <w:r w:rsidRPr="008C5D93">
        <w:rPr>
          <w:iCs/>
          <w:lang w:val="es"/>
        </w:rPr>
        <w:t>ASTs</w:t>
      </w:r>
      <w:r w:rsidRPr="008C5D93">
        <w:rPr>
          <w:lang w:val="es"/>
        </w:rPr>
        <w:t xml:space="preserve"> a tablas de un modelo relacional que diseñamos tras el análisis exhaustivo de las distintas construcciones sintácticas del lenguaje Pytho</w:t>
      </w:r>
      <w:r>
        <w:rPr>
          <w:lang w:val="es"/>
        </w:rPr>
        <w:t>n</w:t>
      </w:r>
      <w:r w:rsidRPr="008C5D93">
        <w:rPr>
          <w:lang w:val="es"/>
        </w:rPr>
        <w:t xml:space="preserve">, analizando su gramática libre de contexto. El sistema identifica siete tipos diferentes de construcciones sintácticas principales, detalladas en la Sección 3.2: programa, modulo, definición de clase, de función y de método, sentencia y expresión. Además de estas construcciones, el sistema distingue casos concretos de sentencias como </w:t>
      </w:r>
      <w:r w:rsidRPr="008C5D93">
        <w:rPr>
          <w:i/>
          <w:lang w:val="es"/>
        </w:rPr>
        <w:t>cases</w:t>
      </w:r>
      <w:r w:rsidRPr="008C5D93">
        <w:rPr>
          <w:lang w:val="es"/>
        </w:rPr>
        <w:t xml:space="preserve"> y </w:t>
      </w:r>
      <w:r w:rsidRPr="008C5D93">
        <w:rPr>
          <w:i/>
          <w:lang w:val="es"/>
        </w:rPr>
        <w:t>handlers</w:t>
      </w:r>
      <w:r w:rsidRPr="008C5D93">
        <w:rPr>
          <w:lang w:val="es"/>
        </w:rPr>
        <w:t xml:space="preserve">; y de expresiones como </w:t>
      </w:r>
      <w:r w:rsidRPr="008C5D93">
        <w:rPr>
          <w:i/>
          <w:lang w:val="es"/>
        </w:rPr>
        <w:t>comprehnesion</w:t>
      </w:r>
      <w:r w:rsidRPr="008C5D93">
        <w:rPr>
          <w:lang w:val="es"/>
        </w:rPr>
        <w:t>, invocación, cadena formateada (</w:t>
      </w:r>
      <w:r w:rsidRPr="008C5D93">
        <w:rPr>
          <w:i/>
          <w:iCs/>
          <w:lang w:val="es"/>
        </w:rPr>
        <w:t>f-string</w:t>
      </w:r>
      <w:r w:rsidRPr="008C5D93">
        <w:rPr>
          <w:lang w:val="es"/>
        </w:rPr>
        <w:t xml:space="preserve"> en Python), variable y vector.  Por último, también se identifican las construcciones utilizadas para importar módulos y paquetes, así como las utilizadas en la especificación de los parámetros en las distintas definiciones de Python, y los </w:t>
      </w:r>
      <w:r w:rsidRPr="008C5D93">
        <w:rPr>
          <w:lang w:val="es"/>
        </w:rPr>
        <w:lastRenderedPageBreak/>
        <w:t>argumentos en las llamadas a funciones y métodos. En total, el sistema propuesto identifica 16 tipos distintos de construcciones sintácticas. Para cada una de ellas, se genera una tabla en una base de datos relacional, que almacena la información de cada nodo del AST. Se ha llevado a cabo un proceso manual de extracción de características (</w:t>
      </w:r>
      <w:r w:rsidRPr="008C5D93">
        <w:rPr>
          <w:i/>
          <w:iCs/>
          <w:lang w:val="es"/>
        </w:rPr>
        <w:t>feature engineering</w:t>
      </w:r>
      <w:r w:rsidRPr="008C5D93">
        <w:rPr>
          <w:lang w:val="es"/>
        </w:rPr>
        <w:t xml:space="preserve">) para traducir las estructuras de árbol en tablas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sidR="0049669E">
        <w:rPr>
          <w:lang w:val="es-ES"/>
        </w:rPr>
        <w:t>3.2</w:t>
      </w:r>
      <w:r w:rsidRPr="00F5799F">
        <w:rPr>
          <w:lang w:val="es-ES"/>
        </w:rPr>
        <w:fldChar w:fldCharType="end"/>
      </w:r>
      <w:r w:rsidRPr="00F5799F">
        <w:rPr>
          <w:lang w:val="es-ES"/>
        </w:rPr>
        <w:t>).</w:t>
      </w:r>
    </w:p>
    <w:p w14:paraId="57D5FEF6" w14:textId="29890158" w:rsidR="00910FCE" w:rsidRPr="00910FCE" w:rsidRDefault="00910FCE" w:rsidP="00910FCE">
      <w:pPr>
        <w:spacing w:after="155"/>
        <w:ind w:left="-5"/>
        <w:rPr>
          <w:lang w:val="es-ES"/>
        </w:rPr>
      </w:pPr>
      <w:r w:rsidRPr="00910FCE">
        <w:rPr>
          <w:lang w:val="es-ES"/>
        </w:rPr>
        <w:t>Posteriormente, los datos de las tablas son procesados y filtrados para proceder con l</w:t>
      </w:r>
      <w:r>
        <w:rPr>
          <w:lang w:val="es-ES"/>
        </w:rPr>
        <w:t>o</w:t>
      </w:r>
      <w:r w:rsidRPr="00910FCE">
        <w:rPr>
          <w:lang w:val="es-ES"/>
        </w:rPr>
        <w:t xml:space="preserve">s análisis a realizar </w:t>
      </w:r>
      <w:r>
        <w:rPr>
          <w:lang w:val="es-ES"/>
        </w:rPr>
        <w:t>(Sección</w:t>
      </w:r>
      <w:r w:rsidR="00DB31FC">
        <w:rPr>
          <w:lang w:val="es-ES"/>
        </w:rPr>
        <w:t xml:space="preserve"> </w:t>
      </w:r>
      <w:r w:rsidR="00DB31FC">
        <w:rPr>
          <w:lang w:val="es-ES"/>
        </w:rPr>
        <w:fldChar w:fldCharType="begin"/>
      </w:r>
      <w:r w:rsidR="00DB31FC">
        <w:rPr>
          <w:lang w:val="es-ES"/>
        </w:rPr>
        <w:instrText xml:space="preserve"> REF _Ref75440988 \r \h </w:instrText>
      </w:r>
      <w:r w:rsidR="00DB31FC">
        <w:rPr>
          <w:lang w:val="es-ES"/>
        </w:rPr>
      </w:r>
      <w:r w:rsidR="00DB31FC">
        <w:rPr>
          <w:lang w:val="es-ES"/>
        </w:rPr>
        <w:fldChar w:fldCharType="separate"/>
      </w:r>
      <w:r w:rsidR="00DB31FC">
        <w:rPr>
          <w:lang w:val="es-ES"/>
        </w:rPr>
        <w:t>5</w:t>
      </w:r>
      <w:r w:rsidR="00DB31FC">
        <w:rPr>
          <w:lang w:val="es-ES"/>
        </w:rPr>
        <w:fldChar w:fldCharType="end"/>
      </w:r>
      <w:r>
        <w:rPr>
          <w:lang w:val="es-ES"/>
        </w:rPr>
        <w:t>)</w:t>
      </w:r>
      <w:r w:rsidRPr="00912B41">
        <w:rPr>
          <w:lang w:val="es-ES"/>
        </w:rPr>
        <w:t xml:space="preserve">. </w:t>
      </w:r>
      <w:r w:rsidRPr="00910FCE">
        <w:rPr>
          <w:lang w:val="es-ES"/>
        </w:rPr>
        <w:t xml:space="preserve">Si las anomalías son debidas a errores de medición (entradas que no debían haber sido consideradas) se eliminan; en caso contrario, se incluyen en un informe de anomalías. </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3" w:name="_Toc75469455"/>
      <w:bookmarkStart w:id="24" w:name="_Toc75511927"/>
      <w:bookmarkStart w:id="25" w:name="_Toc75512019"/>
      <w:bookmarkStart w:id="26" w:name="_Ref168656828"/>
      <w:bookmarkStart w:id="27" w:name="_Toc171272956"/>
      <w:bookmarkEnd w:id="23"/>
      <w:bookmarkEnd w:id="24"/>
      <w:bookmarkEnd w:id="25"/>
      <w:r>
        <w:rPr>
          <w:lang w:val="es-ES_tradnl"/>
        </w:rPr>
        <w:t xml:space="preserve">Extracción de </w:t>
      </w:r>
      <w:r w:rsidRPr="007771D0">
        <w:rPr>
          <w:lang w:val="es-ES_tradnl"/>
        </w:rPr>
        <w:t>AST</w:t>
      </w:r>
      <w:r>
        <w:rPr>
          <w:lang w:val="es-ES_tradnl"/>
        </w:rPr>
        <w:t>s</w:t>
      </w:r>
      <w:bookmarkEnd w:id="26"/>
      <w:bookmarkEnd w:id="27"/>
    </w:p>
    <w:p w14:paraId="1A221CE9" w14:textId="77777777" w:rsidR="00782E76" w:rsidRPr="00782E76" w:rsidRDefault="00782E76" w:rsidP="00782E76">
      <w:pPr>
        <w:rPr>
          <w:lang w:val="es-ES_tradnl"/>
        </w:rPr>
      </w:pPr>
    </w:p>
    <w:p w14:paraId="623E435F" w14:textId="3DE2FACF" w:rsidR="00F97B73" w:rsidRDefault="00F97B73" w:rsidP="00F97B73">
      <w:pPr>
        <w:spacing w:after="158"/>
        <w:ind w:left="-5"/>
        <w:rPr>
          <w:lang w:val="es-ES"/>
        </w:rPr>
      </w:pPr>
      <w:r w:rsidRPr="00F97B73">
        <w:rPr>
          <w:lang w:val="es-ES"/>
        </w:rPr>
        <w:t>Tal y como hemos mencionado anteriormente, la principal estructura de datos para representar sintácticamente un programa es el Árbol de Sintaxis Abstracta (</w:t>
      </w:r>
      <w:r w:rsidRPr="00F97B73">
        <w:rPr>
          <w:i/>
          <w:lang w:val="es-ES"/>
        </w:rPr>
        <w:t>Abstract Syntax Tree</w:t>
      </w:r>
      <w:r w:rsidRPr="00F97B73">
        <w:rPr>
          <w:lang w:val="es-ES"/>
        </w:rPr>
        <w:t xml:space="preserve">, </w:t>
      </w:r>
      <w:r w:rsidRPr="00F97B73">
        <w:rPr>
          <w:i/>
          <w:lang w:val="es-ES"/>
        </w:rPr>
        <w:t>AST</w:t>
      </w:r>
      <w:r w:rsidRPr="00F97B73">
        <w:rPr>
          <w:lang w:val="es-ES"/>
        </w:rPr>
        <w:t xml:space="preserve">). Cada nodo de un </w:t>
      </w:r>
      <w:r w:rsidRPr="000432A9">
        <w:rPr>
          <w:iCs/>
          <w:lang w:val="es-ES"/>
        </w:rPr>
        <w:t>AST</w:t>
      </w:r>
      <w:r w:rsidRPr="00F97B73">
        <w:rPr>
          <w:lang w:val="es-ES"/>
        </w:rPr>
        <w:t xml:space="preserve"> representa una construcción sintáctica de un programa como una definición de un tipo, una variable, la invocación a un método o una expresión aritmética. Python es un lenguaje de programación comúnmente interpretado, conocido por su simplicidad y legibilidad, lo que facilita la escritura y el mantenimiento de </w:t>
      </w:r>
      <w:r w:rsidRPr="00965B9E">
        <w:rPr>
          <w:lang w:val="es-ES"/>
        </w:rPr>
        <w:t>código</w:t>
      </w:r>
      <w:r>
        <w:rPr>
          <w:lang w:val="es-ES"/>
        </w:rPr>
        <w:t xml:space="preserve"> </w:t>
      </w:r>
      <w:sdt>
        <w:sdtPr>
          <w:rPr>
            <w:lang w:val="es-ES"/>
          </w:rPr>
          <w:id w:val="-206724778"/>
          <w:citation/>
        </w:sdtPr>
        <w:sdtContent>
          <w:r>
            <w:rPr>
              <w:lang w:val="es-ES"/>
            </w:rPr>
            <w:fldChar w:fldCharType="begin"/>
          </w:r>
          <w:r>
            <w:rPr>
              <w:lang w:val="es-ES"/>
            </w:rPr>
            <w:instrText xml:space="preserve">CITATION Van95 \l 3082 </w:instrText>
          </w:r>
          <w:r>
            <w:rPr>
              <w:lang w:val="es-ES"/>
            </w:rPr>
            <w:fldChar w:fldCharType="separate"/>
          </w:r>
          <w:r w:rsidR="00DF1269" w:rsidRPr="00DF1269">
            <w:rPr>
              <w:noProof/>
              <w:lang w:val="es-ES"/>
            </w:rPr>
            <w:t>[15]</w:t>
          </w:r>
          <w:r>
            <w:rPr>
              <w:lang w:val="es-ES"/>
            </w:rPr>
            <w:fldChar w:fldCharType="end"/>
          </w:r>
        </w:sdtContent>
      </w:sdt>
      <w:r w:rsidRPr="00965B9E">
        <w:rPr>
          <w:lang w:val="es-ES"/>
        </w:rPr>
        <w:t xml:space="preserve">. </w:t>
      </w:r>
      <w:r w:rsidRPr="00F97B73">
        <w:rPr>
          <w:lang w:val="es-ES"/>
        </w:rPr>
        <w:t xml:space="preserve">El análisis de las construcciones sintácticas en Python es un reto debido al elevado número de construcciones sintácticas que ofrece el lenguaje. Para abordar este desafío, hemos utilizado el módulo </w:t>
      </w:r>
      <w:r w:rsidRPr="000432A9">
        <w:rPr>
          <w:iCs/>
          <w:lang w:val="es-ES"/>
        </w:rPr>
        <w:t>AST</w:t>
      </w:r>
      <w:r w:rsidRPr="00F97B73">
        <w:rPr>
          <w:lang w:val="es-ES"/>
        </w:rPr>
        <w:t xml:space="preserve"> de la </w:t>
      </w:r>
      <w:r w:rsidRPr="00F97B73">
        <w:rPr>
          <w:i/>
          <w:lang w:val="es-ES"/>
        </w:rPr>
        <w:t>Python Standard Library</w:t>
      </w:r>
      <w:r w:rsidRPr="00F97B73">
        <w:rPr>
          <w:lang w:val="es-ES"/>
        </w:rPr>
        <w:t xml:space="preserve"> (</w:t>
      </w:r>
      <w:r w:rsidRPr="00F97B73">
        <w:rPr>
          <w:i/>
          <w:lang w:val="es-ES"/>
        </w:rPr>
        <w:t>PSL</w:t>
      </w:r>
      <w:r>
        <w:rPr>
          <w:lang w:val="es-ES"/>
        </w:rPr>
        <w:t xml:space="preserve">) </w:t>
      </w:r>
      <w:sdt>
        <w:sdtPr>
          <w:rPr>
            <w:lang w:val="es-ES"/>
          </w:rPr>
          <w:id w:val="-160623764"/>
          <w:citation/>
        </w:sdtPr>
        <w:sdtContent>
          <w:r>
            <w:rPr>
              <w:lang w:val="es-ES"/>
            </w:rPr>
            <w:fldChar w:fldCharType="begin"/>
          </w:r>
          <w:r>
            <w:rPr>
              <w:lang w:val="es-ES"/>
            </w:rPr>
            <w:instrText xml:space="preserve"> CITATION Pyt24 \l 3082 </w:instrText>
          </w:r>
          <w:r>
            <w:rPr>
              <w:lang w:val="es-ES"/>
            </w:rPr>
            <w:fldChar w:fldCharType="separate"/>
          </w:r>
          <w:r w:rsidR="00DF1269" w:rsidRPr="00DF1269">
            <w:rPr>
              <w:noProof/>
              <w:lang w:val="es-ES"/>
            </w:rPr>
            <w:t>[9]</w:t>
          </w:r>
          <w:r>
            <w:rPr>
              <w:lang w:val="es-ES"/>
            </w:rPr>
            <w:fldChar w:fldCharType="end"/>
          </w:r>
        </w:sdtContent>
      </w:sdt>
      <w:r>
        <w:rPr>
          <w:lang w:val="es-ES"/>
        </w:rPr>
        <w:t>.</w:t>
      </w:r>
      <w:r w:rsidRPr="00965B9E">
        <w:rPr>
          <w:lang w:val="es-ES"/>
        </w:rPr>
        <w:t xml:space="preserve"> </w:t>
      </w:r>
      <w:r w:rsidRPr="00F97B73">
        <w:rPr>
          <w:lang w:val="es-ES"/>
        </w:rPr>
        <w:t xml:space="preserve">Este módulo proporciona una representación abstracta y jerárquica del código fuente de Python, permitiendo el recorrido y manipulación de la estructura del código. Es posible descomponer los programas en sus componentes básicos, facilitando así el estudio de las distintas construcciones sintácticas empleadas por los programadores.  </w:t>
      </w:r>
    </w:p>
    <w:p w14:paraId="1FFB93B1" w14:textId="6AC72071" w:rsidR="00F97B73" w:rsidRPr="00F97B73" w:rsidRDefault="00F97B73" w:rsidP="00F97B73">
      <w:pPr>
        <w:spacing w:after="175"/>
        <w:ind w:left="-5"/>
        <w:rPr>
          <w:lang w:val="es-ES"/>
        </w:rPr>
      </w:pPr>
      <w:r w:rsidRPr="00F97B73">
        <w:rPr>
          <w:lang w:val="es-ES"/>
        </w:rPr>
        <w:t xml:space="preserve">A continuación, vamos a explicar el proceso para la modificación del </w:t>
      </w:r>
      <w:r w:rsidRPr="000432A9">
        <w:rPr>
          <w:iCs/>
          <w:lang w:val="es-ES"/>
        </w:rPr>
        <w:t>AST</w:t>
      </w:r>
      <w:r w:rsidRPr="00F97B73">
        <w:rPr>
          <w:lang w:val="es-ES"/>
        </w:rPr>
        <w:t xml:space="preserve"> generado por la </w:t>
      </w:r>
      <w:r w:rsidRPr="00F97B73">
        <w:rPr>
          <w:i/>
          <w:lang w:val="es-ES"/>
        </w:rPr>
        <w:t>PSL</w:t>
      </w:r>
      <w:r w:rsidRPr="00F97B73">
        <w:rPr>
          <w:lang w:val="es-ES"/>
        </w:rPr>
        <w:t xml:space="preserve">. Por cada fichero Python, la </w:t>
      </w:r>
      <w:r w:rsidRPr="00F97B73">
        <w:rPr>
          <w:i/>
          <w:lang w:val="es-ES"/>
        </w:rPr>
        <w:t>PSL</w:t>
      </w:r>
      <w:r w:rsidRPr="00F97B73">
        <w:rPr>
          <w:lang w:val="es-ES"/>
        </w:rPr>
        <w:t xml:space="preserve"> realiza un análisis sintáctico del mismo y genera un </w:t>
      </w:r>
      <w:r w:rsidRPr="000432A9">
        <w:rPr>
          <w:iCs/>
          <w:lang w:val="es-ES"/>
        </w:rPr>
        <w:t>AST</w:t>
      </w:r>
      <w:r w:rsidRPr="00F97B73">
        <w:rPr>
          <w:lang w:val="es-ES"/>
        </w:rPr>
        <w:t xml:space="preserve">. Mediante el patrón de diseño </w:t>
      </w:r>
      <w:r w:rsidRPr="00FB31E5">
        <w:rPr>
          <w:i/>
          <w:iCs/>
          <w:lang w:val="es-ES"/>
        </w:rPr>
        <w:t>Visitor</w:t>
      </w:r>
      <w:r w:rsidRPr="00FB31E5">
        <w:rPr>
          <w:lang w:val="es-ES"/>
        </w:rPr>
        <w:t xml:space="preserve"> </w:t>
      </w:r>
      <w:sdt>
        <w:sdtPr>
          <w:rPr>
            <w:lang w:val="es-ES"/>
          </w:rPr>
          <w:id w:val="-127867627"/>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F97B73">
        <w:rPr>
          <w:lang w:val="es-ES"/>
        </w:rPr>
        <w:t xml:space="preserve"> recorremos el </w:t>
      </w:r>
      <w:r w:rsidRPr="000432A9">
        <w:rPr>
          <w:iCs/>
          <w:lang w:val="es-ES"/>
        </w:rPr>
        <w:t>AST</w:t>
      </w:r>
      <w:r w:rsidRPr="00F97B73">
        <w:rPr>
          <w:lang w:val="es-ES"/>
        </w:rPr>
        <w:t xml:space="preserve"> original para añadir información más detallada sobre la estructura sintáctica del programa, incluyendo nuevas categorías sintácticas, relaciones o atributos.</w:t>
      </w:r>
    </w:p>
    <w:p w14:paraId="67A17DE4" w14:textId="1419D22C" w:rsidR="00F97B73" w:rsidRDefault="00F97B73" w:rsidP="00F97B73">
      <w:pPr>
        <w:spacing w:after="158"/>
        <w:ind w:left="-5"/>
        <w:rPr>
          <w:rFonts w:ascii="Courier New" w:eastAsia="Courier New" w:hAnsi="Courier New" w:cs="Courier New"/>
          <w:lang w:val="es-ES"/>
        </w:rPr>
      </w:pPr>
      <w:r w:rsidRPr="00F97B73">
        <w:rPr>
          <w:lang w:val="es-ES"/>
        </w:rPr>
        <w:t xml:space="preserve">A modo de ejemplo, todas las operaciones binarias en Python son representadas en el </w:t>
      </w:r>
      <w:r w:rsidRPr="00F97B73">
        <w:rPr>
          <w:i/>
          <w:lang w:val="es-ES"/>
        </w:rPr>
        <w:t>PSL</w:t>
      </w:r>
      <w:r w:rsidRPr="00F97B73">
        <w:rPr>
          <w:lang w:val="es-ES"/>
        </w:rPr>
        <w:t xml:space="preserve"> como instancias de </w:t>
      </w:r>
      <w:r w:rsidRPr="00F97B73">
        <w:rPr>
          <w:rFonts w:ascii="Consolas" w:eastAsia="Consolas" w:hAnsi="Consolas" w:cs="Consolas"/>
          <w:lang w:val="es-ES"/>
        </w:rPr>
        <w:t>BinOp</w:t>
      </w:r>
      <w:r w:rsidRPr="00F97B73">
        <w:rPr>
          <w:lang w:val="es-ES"/>
        </w:rPr>
        <w:t>, dificultando el conocimiento del tipo concreto de operación que representa. Para dar más información acerca de la expresión, hemos añadido nodos que representan operaciones binarias concretas en función del operador: operaciones aritméticas (</w:t>
      </w:r>
      <w:r w:rsidRPr="00F97B73">
        <w:rPr>
          <w:rFonts w:ascii="Consolas" w:eastAsia="Consolas" w:hAnsi="Consolas" w:cs="Consolas"/>
          <w:lang w:val="es-ES"/>
        </w:rPr>
        <w:t>Arithmetic</w:t>
      </w:r>
      <w:r w:rsidRPr="00F97B73">
        <w:rPr>
          <w:lang w:val="es-ES"/>
        </w:rPr>
        <w:t>), potencias (</w:t>
      </w:r>
      <w:r w:rsidRPr="00F97B73">
        <w:rPr>
          <w:rFonts w:ascii="Consolas" w:eastAsia="Consolas" w:hAnsi="Consolas" w:cs="Consolas"/>
          <w:lang w:val="es-ES"/>
        </w:rPr>
        <w:t>Pow</w:t>
      </w:r>
      <w:r w:rsidRPr="00F97B73">
        <w:rPr>
          <w:lang w:val="es-ES"/>
        </w:rPr>
        <w:t>), desplazamiento de bits (</w:t>
      </w:r>
      <w:r w:rsidRPr="00F97B73">
        <w:rPr>
          <w:rFonts w:ascii="Consolas" w:eastAsia="Consolas" w:hAnsi="Consolas" w:cs="Consolas"/>
          <w:lang w:val="es-ES"/>
        </w:rPr>
        <w:t>Shift</w:t>
      </w:r>
      <w:r w:rsidRPr="00F97B73">
        <w:rPr>
          <w:lang w:val="es-ES"/>
        </w:rPr>
        <w:t>) u operaciones lógicas a nivel de bits (</w:t>
      </w:r>
      <w:r w:rsidRPr="00F97B73">
        <w:rPr>
          <w:rFonts w:ascii="Consolas" w:eastAsia="Consolas" w:hAnsi="Consolas" w:cs="Consolas"/>
          <w:lang w:val="es-ES"/>
        </w:rPr>
        <w:t>BWLogical</w:t>
      </w:r>
      <w:r w:rsidRPr="00F97B73">
        <w:rPr>
          <w:lang w:val="es-ES"/>
        </w:rPr>
        <w:t xml:space="preserve">), entre otras. Esta información extra nos permite identificar de un modo más sencillo que, por ejemplo, la primera suele ser más habitual entre los programadores noveles, pudiéndose detectar como patrón común a este tipo de programadores (la última es más comúnmente utilizada por programadores expertos). Lo mismo sucede cuando declaramos un valor o un literal. La </w:t>
      </w:r>
      <w:r w:rsidRPr="00F97B73">
        <w:rPr>
          <w:i/>
          <w:lang w:val="es-ES"/>
        </w:rPr>
        <w:t>PSL</w:t>
      </w:r>
      <w:r w:rsidRPr="00F97B73">
        <w:rPr>
          <w:lang w:val="es-ES"/>
        </w:rPr>
        <w:t xml:space="preserve"> interpreta todos los literales como instancias de una misma entidad </w:t>
      </w:r>
      <w:r w:rsidRPr="00F97B73">
        <w:rPr>
          <w:rFonts w:ascii="Consolas" w:eastAsia="Consolas" w:hAnsi="Consolas" w:cs="Consolas"/>
          <w:lang w:val="es-ES"/>
        </w:rPr>
        <w:t>Constant</w:t>
      </w:r>
      <w:r w:rsidRPr="00F97B73">
        <w:rPr>
          <w:lang w:val="es-ES"/>
        </w:rPr>
        <w:t xml:space="preserve">. Sin embargo, nuestro sistema tiene en cuenta el tipo de literal y permite clasificar la expresión con una de las siguientes clases: </w:t>
      </w:r>
      <w:r w:rsidRPr="00F97B73">
        <w:rPr>
          <w:rFonts w:ascii="Consolas" w:eastAsia="Consolas" w:hAnsi="Consolas" w:cs="Consolas"/>
          <w:lang w:val="es-ES"/>
        </w:rPr>
        <w:t>IntLiteral</w:t>
      </w:r>
      <w:r w:rsidRPr="00F97B73">
        <w:rPr>
          <w:lang w:val="es-ES"/>
        </w:rPr>
        <w:t xml:space="preserve">, </w:t>
      </w:r>
      <w:r w:rsidRPr="00F97B73">
        <w:rPr>
          <w:rFonts w:ascii="Consolas" w:eastAsia="Consolas" w:hAnsi="Consolas" w:cs="Consolas"/>
          <w:lang w:val="es-ES"/>
        </w:rPr>
        <w:t>FloatLiteral</w:t>
      </w:r>
      <w:r w:rsidRPr="00F97B73">
        <w:rPr>
          <w:lang w:val="es-ES"/>
        </w:rPr>
        <w:t xml:space="preserve">, </w:t>
      </w:r>
      <w:r w:rsidRPr="00F97B73">
        <w:rPr>
          <w:rFonts w:ascii="Consolas" w:eastAsia="Consolas" w:hAnsi="Consolas" w:cs="Consolas"/>
          <w:lang w:val="es-ES"/>
        </w:rPr>
        <w:t>ComplexLiteral</w:t>
      </w:r>
      <w:r w:rsidRPr="00F97B73">
        <w:rPr>
          <w:lang w:val="es-ES"/>
        </w:rPr>
        <w:t xml:space="preserve">, </w:t>
      </w:r>
      <w:r w:rsidRPr="00F97B73">
        <w:rPr>
          <w:rFonts w:ascii="Consolas" w:eastAsia="Consolas" w:hAnsi="Consolas" w:cs="Consolas"/>
          <w:lang w:val="es-ES"/>
        </w:rPr>
        <w:t>NoneLiteral</w:t>
      </w:r>
      <w:r w:rsidRPr="00F97B73">
        <w:rPr>
          <w:lang w:val="es-ES"/>
        </w:rPr>
        <w:t xml:space="preserve">, </w:t>
      </w:r>
      <w:r w:rsidRPr="00F97B73">
        <w:rPr>
          <w:rFonts w:ascii="Consolas" w:eastAsia="Consolas" w:hAnsi="Consolas" w:cs="Consolas"/>
          <w:lang w:val="es-ES"/>
        </w:rPr>
        <w:t>BoolLiteral</w:t>
      </w:r>
      <w:r w:rsidRPr="00F97B73">
        <w:rPr>
          <w:lang w:val="es-ES"/>
        </w:rPr>
        <w:t xml:space="preserve">, </w:t>
      </w:r>
      <w:r w:rsidRPr="00F97B73">
        <w:rPr>
          <w:rFonts w:ascii="Consolas" w:eastAsia="Consolas" w:hAnsi="Consolas" w:cs="Consolas"/>
          <w:lang w:val="es-ES"/>
        </w:rPr>
        <w:t>StringLiteral</w:t>
      </w:r>
      <w:r w:rsidRPr="00F97B73">
        <w:rPr>
          <w:lang w:val="es-ES"/>
        </w:rPr>
        <w:t xml:space="preserve"> o </w:t>
      </w:r>
      <w:r w:rsidRPr="00F97B73">
        <w:rPr>
          <w:rFonts w:ascii="Consolas" w:eastAsia="Consolas" w:hAnsi="Consolas" w:cs="Consolas"/>
          <w:lang w:val="es-ES"/>
        </w:rPr>
        <w:t>EllipsisLiteral</w:t>
      </w:r>
      <w:r w:rsidRPr="00F97B73">
        <w:rPr>
          <w:lang w:val="es-ES"/>
        </w:rPr>
        <w:t>.</w:t>
      </w:r>
    </w:p>
    <w:p w14:paraId="74CC551A" w14:textId="77777777" w:rsidR="00F97B73" w:rsidRPr="00F97B73" w:rsidRDefault="00F97B73" w:rsidP="00F97B73">
      <w:pPr>
        <w:spacing w:after="314"/>
        <w:ind w:left="-5"/>
        <w:rPr>
          <w:lang w:val="es-ES"/>
        </w:rPr>
      </w:pPr>
      <w:r w:rsidRPr="00F97B73">
        <w:rPr>
          <w:lang w:val="es-ES"/>
        </w:rPr>
        <w:t xml:space="preserve">Además de las nuevas clases, nuestro diseño también añade nuevas relaciones para almacenar información sintáctica de interés. Por ejemplo, los nodos de sentencias o expresiones del nuevo </w:t>
      </w:r>
      <w:r w:rsidRPr="000432A9">
        <w:rPr>
          <w:iCs/>
          <w:lang w:val="es-ES"/>
        </w:rPr>
        <w:t>AST</w:t>
      </w:r>
      <w:r w:rsidRPr="00F97B73">
        <w:rPr>
          <w:lang w:val="es-ES"/>
        </w:rPr>
        <w:t xml:space="preserve"> incorporan información relativa al rol que éstos juegan en su construcción sintáctica padre. Así, por ejemplo, una asignación puede jugar dos roles distintos si su padre es una sentencia </w:t>
      </w:r>
      <w:r w:rsidRPr="00F97B73">
        <w:rPr>
          <w:rFonts w:ascii="Consolas" w:eastAsia="Consolas" w:hAnsi="Consolas" w:cs="Consolas"/>
          <w:lang w:val="es-ES"/>
        </w:rPr>
        <w:t>while</w:t>
      </w:r>
      <w:r w:rsidRPr="00F97B73">
        <w:rPr>
          <w:lang w:val="es-ES"/>
        </w:rPr>
        <w:t xml:space="preserve">: podría ser la condición del bucle o formar parte de su cuerpo. La información que denota cuándo una </w:t>
      </w:r>
      <w:r w:rsidRPr="00F97B73">
        <w:rPr>
          <w:lang w:val="es-ES"/>
        </w:rPr>
        <w:lastRenderedPageBreak/>
        <w:t xml:space="preserve">asignación se utiliza como condición es significativa, por ejemplo, para detectar programadores no principiantes (éstos rara vez usan operaciones aritméticas en las condiciones de </w:t>
      </w:r>
      <w:r w:rsidRPr="00F97B73">
        <w:rPr>
          <w:rFonts w:ascii="Consolas" w:eastAsia="Consolas" w:hAnsi="Consolas" w:cs="Consolas"/>
          <w:lang w:val="es-ES"/>
        </w:rPr>
        <w:t>while</w:t>
      </w:r>
      <w:r w:rsidRPr="00F97B73">
        <w:rPr>
          <w:lang w:val="es-ES"/>
        </w:rPr>
        <w:t xml:space="preserve">). Estas modificaciones nos facilitan ampliar el nivel de detalle en comparación con la versión original, donde solamente conoceríamos la clase que define a un nodo y las que definen a sus hijos. </w:t>
      </w:r>
    </w:p>
    <w:p w14:paraId="623DD28B" w14:textId="1EC52B4A"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49669E" w:rsidRPr="006D6E84">
        <w:rPr>
          <w:lang w:val="es-ES"/>
        </w:rPr>
        <w:t xml:space="preserve">Figura </w:t>
      </w:r>
      <w:r w:rsidR="0049669E">
        <w:rPr>
          <w:noProof/>
          <w:lang w:val="es-ES"/>
        </w:rPr>
        <w:t>3</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0432A9">
        <w:rPr>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DF1269" w:rsidRPr="00DF1269">
            <w:rPr>
              <w:noProof/>
              <w:lang w:val="es-ES"/>
            </w:rPr>
            <w:t>[9]</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6491D6C0" w:rsidR="003452B6" w:rsidRDefault="003452B6" w:rsidP="00F56913">
      <w:pPr>
        <w:pStyle w:val="Descripcin"/>
        <w:jc w:val="center"/>
        <w:rPr>
          <w:lang w:val="es-ES"/>
        </w:rPr>
      </w:pPr>
      <w:bookmarkStart w:id="28" w:name="_Ref76050773"/>
      <w:bookmarkStart w:id="29" w:name="_Toc171333425"/>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802628">
        <w:rPr>
          <w:noProof/>
          <w:lang w:val="es-ES"/>
        </w:rPr>
        <w:t>3</w:t>
      </w:r>
      <w:r w:rsidRPr="006D6E84">
        <w:rPr>
          <w:lang w:val="es-ES"/>
        </w:rPr>
        <w:fldChar w:fldCharType="end"/>
      </w:r>
      <w:bookmarkEnd w:id="28"/>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29"/>
    </w:p>
    <w:p w14:paraId="08D272DA" w14:textId="77777777" w:rsidR="00F97B73" w:rsidRPr="00F97B73" w:rsidRDefault="00F97B73" w:rsidP="00F97B73">
      <w:pPr>
        <w:rPr>
          <w:lang w:val="es-ES"/>
        </w:rPr>
      </w:pPr>
    </w:p>
    <w:p w14:paraId="2B475239" w14:textId="21FA0DEA" w:rsidR="00D54DD9" w:rsidRDefault="003452B6" w:rsidP="00D54DD9">
      <w:pPr>
        <w:pStyle w:val="Ttulo2"/>
        <w:rPr>
          <w:lang w:val="es-ES_tradnl"/>
        </w:rPr>
      </w:pPr>
      <w:bookmarkStart w:id="30" w:name="_Toc75469457"/>
      <w:bookmarkStart w:id="31" w:name="_Toc75511929"/>
      <w:bookmarkStart w:id="32" w:name="_Toc75512021"/>
      <w:bookmarkStart w:id="33" w:name="_Ref75975197"/>
      <w:bookmarkStart w:id="34" w:name="_Ref75975306"/>
      <w:bookmarkStart w:id="35" w:name="_Toc171272957"/>
      <w:bookmarkEnd w:id="30"/>
      <w:bookmarkEnd w:id="31"/>
      <w:bookmarkEnd w:id="32"/>
      <w:r>
        <w:rPr>
          <w:lang w:val="es-ES_tradnl"/>
        </w:rPr>
        <w:t>Generación de tablas</w:t>
      </w:r>
      <w:bookmarkEnd w:id="33"/>
      <w:bookmarkEnd w:id="34"/>
      <w:bookmarkEnd w:id="35"/>
      <w:r>
        <w:rPr>
          <w:lang w:val="es-ES_tradnl"/>
        </w:rPr>
        <w:t xml:space="preserve"> </w:t>
      </w:r>
    </w:p>
    <w:p w14:paraId="10F49E61" w14:textId="77777777" w:rsidR="003233E9" w:rsidRPr="003233E9" w:rsidRDefault="003233E9" w:rsidP="003233E9">
      <w:pPr>
        <w:rPr>
          <w:lang w:val="es-ES_tradnl"/>
        </w:rPr>
      </w:pPr>
    </w:p>
    <w:p w14:paraId="7919B735" w14:textId="6DE5E092" w:rsidR="002C729E" w:rsidRDefault="00F97B73" w:rsidP="003A20F4">
      <w:pPr>
        <w:rPr>
          <w:lang w:val="es-ES"/>
        </w:rPr>
      </w:pPr>
      <w:bookmarkStart w:id="36" w:name="_Ref75441493"/>
      <w:bookmarkEnd w:id="10"/>
      <w:r w:rsidRPr="00F97B73">
        <w:rPr>
          <w:lang w:val="es-ES"/>
        </w:rPr>
        <w:t xml:space="preserve">Tal y como mencionamos anteriormente, los algoritmos de minería de datos y aprendizaje automático pueden utilizarse para extraer información valiosa acerca de las construcciones sintácticas. Sin embargo, muchos de estos algoritmos están diseñados para trabajar con datos en formato tabular. Por esta razón, es necesario convertir los </w:t>
      </w:r>
      <w:r w:rsidRPr="00F97B73">
        <w:rPr>
          <w:iCs/>
          <w:lang w:val="es-ES"/>
        </w:rPr>
        <w:t>ASTs</w:t>
      </w:r>
      <w:r w:rsidRPr="00F97B73">
        <w:rPr>
          <w:lang w:val="es-ES"/>
        </w:rPr>
        <w:t xml:space="preserve"> en tablas para poder aplicar estos algoritmos de manera efectiva. Lo primero es definir los distintos tipos de nodos del </w:t>
      </w:r>
      <w:r w:rsidRPr="00F97B73">
        <w:rPr>
          <w:i/>
          <w:lang w:val="es-ES"/>
        </w:rPr>
        <w:t>AST</w:t>
      </w:r>
      <w:r w:rsidRPr="00F97B73">
        <w:rPr>
          <w:lang w:val="es-ES"/>
        </w:rPr>
        <w:t xml:space="preserve"> que tengan una estructura común (homogénea), para poder almacenarlos en la misma tabla. Identificamos los siguientes siete tipos de nodos: </w:t>
      </w:r>
      <w:r w:rsidRPr="00F97B73">
        <w:rPr>
          <w:i/>
          <w:lang w:val="es-ES"/>
        </w:rPr>
        <w:t>program</w:t>
      </w:r>
      <w:r w:rsidRPr="00F97B73">
        <w:rPr>
          <w:lang w:val="es-ES"/>
        </w:rPr>
        <w:t xml:space="preserve"> (conjunto de directorios y ficheros Python que componen un proyecto </w:t>
      </w:r>
      <w:r w:rsidRPr="00F97B73">
        <w:rPr>
          <w:lang w:val="es-ES"/>
        </w:rPr>
        <w:lastRenderedPageBreak/>
        <w:t xml:space="preserve">independiente), </w:t>
      </w:r>
      <w:r w:rsidRPr="00F97B73">
        <w:rPr>
          <w:i/>
          <w:lang w:val="es-ES"/>
        </w:rPr>
        <w:t>module</w:t>
      </w:r>
      <w:r w:rsidRPr="00F97B73">
        <w:rPr>
          <w:lang w:val="es-ES"/>
        </w:rPr>
        <w:t xml:space="preserve"> (fichero.py), </w:t>
      </w:r>
      <w:r w:rsidRPr="00F97B73">
        <w:rPr>
          <w:i/>
          <w:lang w:val="es-ES"/>
        </w:rPr>
        <w:t>class definition</w:t>
      </w:r>
      <w:r w:rsidRPr="00F97B73">
        <w:rPr>
          <w:lang w:val="es-ES"/>
        </w:rPr>
        <w:t xml:space="preserve"> (definiciones de clases), </w:t>
      </w:r>
      <w:r w:rsidRPr="00F97B73">
        <w:rPr>
          <w:i/>
          <w:lang w:val="es-ES"/>
        </w:rPr>
        <w:t>function definition</w:t>
      </w:r>
      <w:r w:rsidRPr="00F97B73">
        <w:rPr>
          <w:lang w:val="es-ES"/>
        </w:rPr>
        <w:t xml:space="preserve"> (definición de funciones), </w:t>
      </w:r>
      <w:r w:rsidRPr="00F97B73">
        <w:rPr>
          <w:i/>
          <w:lang w:val="es-ES"/>
        </w:rPr>
        <w:t>method definition</w:t>
      </w:r>
      <w:r w:rsidRPr="00F97B73">
        <w:rPr>
          <w:lang w:val="es-ES"/>
        </w:rPr>
        <w:t xml:space="preserve"> (definiciones de métodos), </w:t>
      </w:r>
      <w:r w:rsidRPr="00F97B73">
        <w:rPr>
          <w:i/>
          <w:lang w:val="es-ES"/>
        </w:rPr>
        <w:t>statement</w:t>
      </w:r>
      <w:r w:rsidRPr="00F97B73">
        <w:rPr>
          <w:lang w:val="es-ES"/>
        </w:rPr>
        <w:t xml:space="preserve"> (sentencias) y </w:t>
      </w:r>
      <w:r w:rsidRPr="00F97B73">
        <w:rPr>
          <w:i/>
          <w:lang w:val="es-ES"/>
        </w:rPr>
        <w:t>expression</w:t>
      </w:r>
      <w:r w:rsidRPr="00F97B73">
        <w:rPr>
          <w:lang w:val="es-ES"/>
        </w:rPr>
        <w:t xml:space="preserve"> (expresiones).  </w:t>
      </w:r>
    </w:p>
    <w:p w14:paraId="5B3B6652" w14:textId="77777777" w:rsidR="000432A9" w:rsidRPr="000432A9" w:rsidRDefault="000432A9" w:rsidP="000432A9">
      <w:pPr>
        <w:spacing w:after="156"/>
        <w:ind w:left="-15"/>
        <w:rPr>
          <w:lang w:val="es-ES"/>
        </w:rPr>
      </w:pPr>
      <w:r w:rsidRPr="000432A9">
        <w:rPr>
          <w:lang w:val="es-ES"/>
        </w:rPr>
        <w:t xml:space="preserve">Además de estas entidades principales, usamos una tabla </w:t>
      </w:r>
      <w:r w:rsidRPr="000432A9">
        <w:rPr>
          <w:i/>
          <w:lang w:val="es-ES"/>
        </w:rPr>
        <w:t>imports</w:t>
      </w:r>
      <w:r w:rsidRPr="000432A9">
        <w:rPr>
          <w:lang w:val="es-ES"/>
        </w:rPr>
        <w:t xml:space="preserve"> para guardar información resumida de los </w:t>
      </w:r>
      <w:r w:rsidRPr="000432A9">
        <w:rPr>
          <w:rFonts w:ascii="Consolas" w:eastAsia="Consolas" w:hAnsi="Consolas" w:cs="Consolas"/>
          <w:lang w:val="es-ES"/>
        </w:rPr>
        <w:t>imports</w:t>
      </w:r>
      <w:r w:rsidRPr="000432A9">
        <w:rPr>
          <w:lang w:val="es-ES"/>
        </w:rPr>
        <w:t xml:space="preserve"> que usa un módulo. La información de los parámetros de las definiciones de funciones y métodos se guarda en </w:t>
      </w:r>
      <w:r w:rsidRPr="000432A9">
        <w:rPr>
          <w:i/>
          <w:lang w:val="es-ES"/>
        </w:rPr>
        <w:t>parameters</w:t>
      </w:r>
      <w:r w:rsidRPr="000432A9">
        <w:rPr>
          <w:lang w:val="es-ES"/>
        </w:rPr>
        <w:t xml:space="preserve">. También usamos tablas para representar información que solo está presente en el caso de las siguientes sentencias. Usamos </w:t>
      </w:r>
      <w:r w:rsidRPr="000432A9">
        <w:rPr>
          <w:i/>
          <w:lang w:val="es-ES"/>
        </w:rPr>
        <w:t>case</w:t>
      </w:r>
      <w:r w:rsidRPr="000432A9">
        <w:rPr>
          <w:lang w:val="es-ES"/>
        </w:rPr>
        <w:t xml:space="preserve">, para almacenar información exclusiva de las sentencias de tipo </w:t>
      </w:r>
      <w:r w:rsidRPr="000432A9">
        <w:rPr>
          <w:rFonts w:ascii="Consolas" w:eastAsia="Consolas" w:hAnsi="Consolas" w:cs="Consolas"/>
          <w:lang w:val="es-ES"/>
        </w:rPr>
        <w:t>Match</w:t>
      </w:r>
      <w:r w:rsidRPr="000432A9">
        <w:rPr>
          <w:lang w:val="es-ES"/>
        </w:rPr>
        <w:t xml:space="preserve"> y </w:t>
      </w:r>
      <w:r w:rsidRPr="000432A9">
        <w:rPr>
          <w:i/>
          <w:lang w:val="es-ES"/>
        </w:rPr>
        <w:t>handlers</w:t>
      </w:r>
      <w:r w:rsidRPr="000432A9">
        <w:rPr>
          <w:lang w:val="es-ES"/>
        </w:rPr>
        <w:t xml:space="preserve">, para la información relativa a las sentencias </w:t>
      </w:r>
      <w:r w:rsidRPr="000432A9">
        <w:rPr>
          <w:rFonts w:ascii="Consolas" w:eastAsia="Consolas" w:hAnsi="Consolas" w:cs="Consolas"/>
          <w:lang w:val="es-ES"/>
        </w:rPr>
        <w:t>Try</w:t>
      </w:r>
      <w:r w:rsidRPr="000432A9">
        <w:rPr>
          <w:lang w:val="es-ES"/>
        </w:rPr>
        <w:t xml:space="preserve"> y </w:t>
      </w:r>
      <w:r w:rsidRPr="000432A9">
        <w:rPr>
          <w:rFonts w:ascii="Consolas" w:eastAsia="Consolas" w:hAnsi="Consolas" w:cs="Consolas"/>
          <w:lang w:val="es-ES"/>
        </w:rPr>
        <w:t>TryStar</w:t>
      </w:r>
      <w:r w:rsidRPr="000432A9">
        <w:rPr>
          <w:lang w:val="es-ES"/>
        </w:rPr>
        <w:t xml:space="preserve">. Por último, almacenamos de forma independiente información específica de algunas expresiones, como </w:t>
      </w:r>
      <w:r w:rsidRPr="000432A9">
        <w:rPr>
          <w:i/>
          <w:lang w:val="es-ES"/>
        </w:rPr>
        <w:t>comprehensions</w:t>
      </w:r>
      <w:r w:rsidRPr="000432A9">
        <w:rPr>
          <w:lang w:val="es-ES"/>
        </w:rPr>
        <w:t xml:space="preserve"> (generadores de listas, diccionarios, generadores, tuplas y sets), </w:t>
      </w:r>
      <w:r w:rsidRPr="000432A9">
        <w:rPr>
          <w:i/>
          <w:lang w:val="es-ES"/>
        </w:rPr>
        <w:t>callargs</w:t>
      </w:r>
      <w:r w:rsidRPr="000432A9">
        <w:rPr>
          <w:lang w:val="es-ES"/>
        </w:rPr>
        <w:t xml:space="preserve"> (invocaciones a funciones), </w:t>
      </w:r>
      <w:r w:rsidRPr="000432A9">
        <w:rPr>
          <w:i/>
          <w:lang w:val="es-ES"/>
        </w:rPr>
        <w:t>fstring</w:t>
      </w:r>
      <w:r w:rsidRPr="000432A9">
        <w:rPr>
          <w:lang w:val="es-ES"/>
        </w:rPr>
        <w:t xml:space="preserve"> (cadenas de texto formateadas), </w:t>
      </w:r>
      <w:r w:rsidRPr="000432A9">
        <w:rPr>
          <w:i/>
          <w:lang w:val="es-ES"/>
        </w:rPr>
        <w:t>variable</w:t>
      </w:r>
      <w:r w:rsidRPr="000432A9">
        <w:rPr>
          <w:lang w:val="es-ES"/>
        </w:rPr>
        <w:t xml:space="preserve"> (variables) y </w:t>
      </w:r>
      <w:r w:rsidRPr="000432A9">
        <w:rPr>
          <w:i/>
          <w:lang w:val="es-ES"/>
        </w:rPr>
        <w:t>vector</w:t>
      </w:r>
      <w:r w:rsidRPr="000432A9">
        <w:rPr>
          <w:lang w:val="es-ES"/>
        </w:rPr>
        <w:t xml:space="preserve"> (información relativa a los literales de tipo lista, diccionario, tuplas y sets). Por último, incluimos una tabla </w:t>
      </w:r>
      <w:r w:rsidRPr="000432A9">
        <w:rPr>
          <w:i/>
          <w:lang w:val="es-ES"/>
        </w:rPr>
        <w:t>nodes</w:t>
      </w:r>
      <w:r w:rsidRPr="000432A9">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Para cada una de estas entidades identificadas, se ha llevado a cabo un proceso manual de extracción y definición de características también conocido como </w:t>
      </w:r>
      <w:r w:rsidRPr="000432A9">
        <w:rPr>
          <w:i/>
          <w:iCs/>
          <w:lang w:val="es-ES"/>
        </w:rPr>
        <w:t>feature engineering</w:t>
      </w:r>
      <w:r w:rsidRPr="000432A9">
        <w:rPr>
          <w:lang w:val="es-ES"/>
        </w:rPr>
        <w:t xml:space="preserve">. </w:t>
      </w:r>
    </w:p>
    <w:p w14:paraId="6617811D" w14:textId="0F828092" w:rsidR="00637DAF" w:rsidRPr="005341D8" w:rsidRDefault="000432A9" w:rsidP="000432A9">
      <w:pPr>
        <w:spacing w:after="158"/>
        <w:ind w:left="-5"/>
        <w:rPr>
          <w:lang w:val="es-ES"/>
        </w:rPr>
      </w:pPr>
      <w:r w:rsidRPr="000432A9">
        <w:rPr>
          <w:lang w:val="es-ES"/>
        </w:rPr>
        <w:t xml:space="preserve">Para realizar la traducción, hacemos uso del patrón de diseño </w:t>
      </w:r>
      <w:r w:rsidRPr="000432A9">
        <w:rPr>
          <w:i/>
          <w:lang w:val="es-ES"/>
        </w:rPr>
        <w:t>Visitor</w:t>
      </w:r>
      <w:r w:rsidRPr="000432A9">
        <w:rPr>
          <w:lang w:val="es-ES"/>
        </w:rPr>
        <w:t xml:space="preserve"> </w:t>
      </w:r>
      <w:sdt>
        <w:sdtPr>
          <w:rPr>
            <w:lang w:val="es-ES"/>
          </w:rPr>
          <w:id w:val="-336308573"/>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2F7F70">
        <w:rPr>
          <w:lang w:val="es-ES"/>
        </w:rPr>
        <w:t>.</w:t>
      </w:r>
      <w:r w:rsidRPr="000432A9">
        <w:rPr>
          <w:lang w:val="es-ES"/>
        </w:rPr>
        <w:t xml:space="preserve"> Recorremos el </w:t>
      </w:r>
      <w:r w:rsidRPr="000432A9">
        <w:rPr>
          <w:iCs/>
          <w:lang w:val="es-ES"/>
        </w:rPr>
        <w:t>AST</w:t>
      </w:r>
      <w:r w:rsidRPr="000432A9">
        <w:rPr>
          <w:lang w:val="es-ES"/>
        </w:rPr>
        <w:t xml:space="preserve"> obteniendo y almacenando información de cada construcción sintáctica en una tabla correspondiente de la base de datos. Para la recolección de la información es necesario pasar información adicional de nodos padres a hijos y viceversa. Un nodo padre, por ejemplo, una expresión, trasmite información contextual hacia abajo relativa a sus características como su profundidad o su categoría sintáctica, para que sus nodos hijos puedan almacenar información relativa a su padre. Por otro lado, se trasmite información hacia arriba: un nodo de definición de método trasmite información, como por ejemplo su número de anotaciones de tipos o el tamaño de su cuerpo, hacia su nodo padre (típicamente una definición de clase) para que en este se pueda almacenar información relativa a las características de sus hijos.  </w:t>
      </w:r>
    </w:p>
    <w:p w14:paraId="2B4ECA73" w14:textId="77777777" w:rsidR="000432A9" w:rsidRPr="000432A9" w:rsidRDefault="000432A9" w:rsidP="000432A9">
      <w:pPr>
        <w:spacing w:after="156"/>
        <w:ind w:left="-5"/>
        <w:rPr>
          <w:lang w:val="es-ES"/>
        </w:rPr>
      </w:pPr>
      <w:r w:rsidRPr="000432A9">
        <w:rPr>
          <w:lang w:val="es-ES"/>
        </w:rPr>
        <w:t xml:space="preserve">Un ejemplo concreto de este funcionamiento se da entre los </w:t>
      </w:r>
      <w:r w:rsidRPr="000432A9">
        <w:rPr>
          <w:rFonts w:ascii="Consolas" w:eastAsia="Consolas" w:hAnsi="Consolas" w:cs="Consolas"/>
          <w:lang w:val="es-ES"/>
        </w:rPr>
        <w:t>FunctionDef</w:t>
      </w:r>
      <w:r w:rsidRPr="000432A9">
        <w:rPr>
          <w:lang w:val="es-ES"/>
        </w:rPr>
        <w:t xml:space="preserve"> y los </w:t>
      </w:r>
      <w:r w:rsidRPr="000432A9">
        <w:rPr>
          <w:rFonts w:ascii="Consolas" w:eastAsia="Consolas" w:hAnsi="Consolas" w:cs="Consolas"/>
          <w:lang w:val="es-ES"/>
        </w:rPr>
        <w:t>Statements</w:t>
      </w:r>
      <w:r w:rsidRPr="000432A9">
        <w:rPr>
          <w:lang w:val="es-ES"/>
        </w:rPr>
        <w:t xml:space="preserve">. El nodo </w:t>
      </w:r>
      <w:r w:rsidRPr="000432A9">
        <w:rPr>
          <w:rFonts w:ascii="Consolas" w:eastAsia="Consolas" w:hAnsi="Consolas" w:cs="Consolas"/>
          <w:lang w:val="es-ES"/>
        </w:rPr>
        <w:t>FunctionDef</w:t>
      </w:r>
      <w:r w:rsidRPr="000432A9">
        <w:rPr>
          <w:lang w:val="es-ES"/>
        </w:rPr>
        <w:t xml:space="preserve"> pasa a sus hijos su categoría sintáctica para que estos puedan rellenar la información relativa a su padre (atributo </w:t>
      </w:r>
      <w:r w:rsidRPr="000432A9">
        <w:rPr>
          <w:rFonts w:ascii="Consolas" w:eastAsia="Consolas" w:hAnsi="Consolas" w:cs="Consolas"/>
          <w:lang w:val="es-ES"/>
        </w:rPr>
        <w:t>parent</w:t>
      </w:r>
      <w:r w:rsidRPr="000432A9">
        <w:rPr>
          <w:lang w:val="es-ES"/>
        </w:rPr>
        <w:t xml:space="preserve">). A su vez, los hijos de tipo </w:t>
      </w:r>
      <w:r w:rsidRPr="000432A9">
        <w:rPr>
          <w:rFonts w:ascii="Consolas" w:eastAsia="Consolas" w:hAnsi="Consolas" w:cs="Consolas"/>
          <w:lang w:val="es-ES"/>
        </w:rPr>
        <w:t>Statement</w:t>
      </w:r>
      <w:r w:rsidRPr="000432A9">
        <w:rPr>
          <w:lang w:val="es-ES"/>
        </w:rPr>
        <w:t xml:space="preserve"> pasan su categoría sintáctica al nodo </w:t>
      </w:r>
      <w:r w:rsidRPr="000432A9">
        <w:rPr>
          <w:rFonts w:ascii="Consolas" w:eastAsia="Consolas" w:hAnsi="Consolas" w:cs="Consolas"/>
          <w:lang w:val="es-ES"/>
        </w:rPr>
        <w:t>FunctionDef</w:t>
      </w:r>
      <w:r w:rsidRPr="000432A9">
        <w:rPr>
          <w:lang w:val="es-ES"/>
        </w:rPr>
        <w:t xml:space="preserve"> para que este pueda llenar la información relativa a la distribución de categorías sintácticas en su cuerpo (atributos </w:t>
      </w:r>
      <w:r w:rsidRPr="000432A9">
        <w:rPr>
          <w:rFonts w:ascii="Consolas" w:eastAsia="Consolas" w:hAnsi="Consolas" w:cs="Consolas"/>
          <w:lang w:val="es-ES"/>
        </w:rPr>
        <w:t>expression_pct</w:t>
      </w:r>
      <w:r w:rsidRPr="000432A9">
        <w:rPr>
          <w:lang w:val="es-ES"/>
        </w:rPr>
        <w:t xml:space="preserve"> y </w:t>
      </w:r>
      <w:r w:rsidRPr="000432A9">
        <w:rPr>
          <w:rFonts w:ascii="Consolas" w:eastAsia="Consolas" w:hAnsi="Consolas" w:cs="Consolas"/>
          <w:lang w:val="es-ES"/>
        </w:rPr>
        <w:t>body_count</w:t>
      </w:r>
      <w:r w:rsidRPr="000432A9">
        <w:rPr>
          <w:lang w:val="es-ES"/>
        </w:rPr>
        <w:t xml:space="preserve">). </w:t>
      </w:r>
    </w:p>
    <w:p w14:paraId="76E4D251" w14:textId="0D655C9F" w:rsidR="000432A9" w:rsidRPr="000432A9" w:rsidRDefault="000432A9" w:rsidP="000432A9">
      <w:pPr>
        <w:spacing w:after="155"/>
        <w:ind w:left="-5"/>
        <w:rPr>
          <w:lang w:val="es-ES"/>
        </w:rPr>
      </w:pPr>
      <w:r w:rsidRPr="000432A9">
        <w:rPr>
          <w:lang w:val="es-ES"/>
        </w:rPr>
        <w:t>Además, se ha realizado un sistema de claves internas para poder identificar la estructura de árbol concreta de cada programa</w:t>
      </w:r>
      <w:r w:rsidRPr="005341D8">
        <w:rPr>
          <w:rFonts w:asciiTheme="minorHAnsi" w:hAnsiTheme="minorHAnsi" w:cstheme="minorHAnsi"/>
          <w:lang w:val="es-ES"/>
        </w:rPr>
        <w:t>. La</w:t>
      </w:r>
      <w:r w:rsidRPr="005341D8">
        <w:rPr>
          <w:lang w:val="es-ES"/>
        </w:rPr>
        <w:t xml:space="preserve"> </w:t>
      </w:r>
      <w:r w:rsidR="009E5372">
        <w:rPr>
          <w:lang w:val="es-ES"/>
        </w:rPr>
        <w:fldChar w:fldCharType="begin"/>
      </w:r>
      <w:r w:rsidR="009E5372">
        <w:rPr>
          <w:lang w:val="es-ES"/>
        </w:rPr>
        <w:instrText xml:space="preserve"> REF _Ref170732306 \h </w:instrText>
      </w:r>
      <w:r w:rsidR="009E5372">
        <w:rPr>
          <w:lang w:val="es-ES"/>
        </w:rPr>
      </w:r>
      <w:r w:rsidR="009E5372">
        <w:rPr>
          <w:lang w:val="es-ES"/>
        </w:rPr>
        <w:fldChar w:fldCharType="separate"/>
      </w:r>
      <w:r w:rsidR="0049669E" w:rsidRPr="00D43791">
        <w:rPr>
          <w:lang w:val="es-ES"/>
        </w:rPr>
        <w:t xml:space="preserve">Figura </w:t>
      </w:r>
      <w:r w:rsidR="0049669E">
        <w:rPr>
          <w:noProof/>
          <w:lang w:val="es-ES"/>
        </w:rPr>
        <w:t>4</w:t>
      </w:r>
      <w:r w:rsidR="0049669E" w:rsidRPr="00D43791">
        <w:rPr>
          <w:lang w:val="es-ES"/>
        </w:rPr>
        <w:t xml:space="preserve">: </w:t>
      </w:r>
      <w:r w:rsidR="0049669E" w:rsidRPr="008F751A">
        <w:rPr>
          <w:lang w:val="es-ES"/>
        </w:rPr>
        <w:t>Diagrama entidad relaci</w:t>
      </w:r>
      <w:r w:rsidR="0049669E">
        <w:rPr>
          <w:lang w:val="es-ES"/>
        </w:rPr>
        <w:t>ó</w:t>
      </w:r>
      <w:r w:rsidR="0049669E" w:rsidRPr="008F751A">
        <w:rPr>
          <w:lang w:val="es-ES"/>
        </w:rPr>
        <w:t xml:space="preserve">n </w:t>
      </w:r>
      <w:r w:rsidR="0049669E">
        <w:rPr>
          <w:lang w:val="es-ES"/>
        </w:rPr>
        <w:t xml:space="preserve">con las tablas de la </w:t>
      </w:r>
      <w:r w:rsidR="0049669E" w:rsidRPr="008F751A">
        <w:rPr>
          <w:lang w:val="es-ES"/>
        </w:rPr>
        <w:t>base de dat</w:t>
      </w:r>
      <w:r w:rsidR="0049669E">
        <w:rPr>
          <w:lang w:val="es-ES"/>
        </w:rPr>
        <w:t>os</w:t>
      </w:r>
      <w:r w:rsidR="009E5372">
        <w:rPr>
          <w:lang w:val="es-ES"/>
        </w:rPr>
        <w:fldChar w:fldCharType="end"/>
      </w:r>
      <w:r w:rsidR="00DB31FC">
        <w:rPr>
          <w:lang w:val="es-ES"/>
        </w:rPr>
        <w:t>.</w:t>
      </w:r>
      <w:r w:rsidRPr="005341D8">
        <w:rPr>
          <w:lang w:val="es-ES"/>
        </w:rPr>
        <w:t xml:space="preserve"> </w:t>
      </w:r>
      <w:r w:rsidRPr="000432A9">
        <w:rPr>
          <w:lang w:val="es-ES"/>
        </w:rPr>
        <w:t xml:space="preserve">muestra el modelo entidad relación con el diseño de la base de datos empleado en el sistema. </w:t>
      </w:r>
    </w:p>
    <w:p w14:paraId="6D4DC49B" w14:textId="078E617F" w:rsidR="009E5372" w:rsidRDefault="000432A9" w:rsidP="000432A9">
      <w:pPr>
        <w:spacing w:after="155"/>
        <w:ind w:left="-5"/>
        <w:rPr>
          <w:lang w:val="es-ES"/>
        </w:rPr>
        <w:sectPr w:rsidR="009E5372" w:rsidSect="009E5372">
          <w:footerReference w:type="default" r:id="rId16"/>
          <w:type w:val="continuous"/>
          <w:pgSz w:w="11906" w:h="16838" w:code="9"/>
          <w:pgMar w:top="1440" w:right="1440" w:bottom="1440" w:left="1440" w:header="720" w:footer="720" w:gutter="0"/>
          <w:cols w:space="720"/>
          <w:docGrid w:linePitch="299"/>
        </w:sectPr>
      </w:pPr>
      <w:r w:rsidRPr="000432A9">
        <w:rPr>
          <w:lang w:val="es-ES"/>
        </w:rPr>
        <w:t xml:space="preserve">Las Tablas 1 a 16 mostradas más abajo detallan toda la información almacenada cada una de las construcciones sintácticas. A modo de ejemplo inicial, </w:t>
      </w:r>
      <w:r w:rsidRPr="002F7F70">
        <w:rPr>
          <w:lang w:val="es-ES"/>
        </w:rPr>
        <w:t xml:space="preserve">la </w:t>
      </w:r>
      <w:r w:rsidRPr="002F7F70">
        <w:rPr>
          <w:lang w:val="es-ES"/>
        </w:rPr>
        <w:fldChar w:fldCharType="begin"/>
      </w:r>
      <w:r w:rsidRPr="002F7F70">
        <w:rPr>
          <w:lang w:val="es-ES"/>
        </w:rPr>
        <w:instrText xml:space="preserve"> REF _Ref168482985 \h </w:instrText>
      </w:r>
      <w:r>
        <w:rPr>
          <w:lang w:val="es-ES"/>
        </w:rPr>
        <w:instrText xml:space="preserve"> \* MERGEFORMAT </w:instrText>
      </w:r>
      <w:r w:rsidRPr="002F7F70">
        <w:rPr>
          <w:lang w:val="es-ES"/>
        </w:rPr>
      </w:r>
      <w:r w:rsidRPr="002F7F70">
        <w:rPr>
          <w:lang w:val="es-ES"/>
        </w:rPr>
        <w:fldChar w:fldCharType="separate"/>
      </w:r>
      <w:r w:rsidR="0049669E" w:rsidRPr="00184322">
        <w:rPr>
          <w:lang w:val="es-ES"/>
        </w:rPr>
        <w:t xml:space="preserve">Tabla </w:t>
      </w:r>
      <w:r w:rsidR="0049669E">
        <w:rPr>
          <w:noProof/>
          <w:lang w:val="es-ES"/>
        </w:rPr>
        <w:t>7</w:t>
      </w:r>
      <w:r w:rsidRPr="002F7F70">
        <w:rPr>
          <w:lang w:val="es-ES"/>
        </w:rPr>
        <w:fldChar w:fldCharType="end"/>
      </w:r>
      <w:r w:rsidRPr="002F7F70">
        <w:rPr>
          <w:lang w:val="es-ES"/>
        </w:rPr>
        <w:t xml:space="preserve"> </w:t>
      </w:r>
      <w:r w:rsidRPr="000432A9">
        <w:rPr>
          <w:lang w:val="es-ES"/>
        </w:rPr>
        <w:t>(</w:t>
      </w:r>
      <w:r w:rsidRPr="000432A9">
        <w:rPr>
          <w:i/>
          <w:iCs/>
          <w:lang w:val="es-ES"/>
        </w:rPr>
        <w:t>statements</w:t>
      </w:r>
      <w:r w:rsidRPr="000432A9">
        <w:rPr>
          <w:lang w:val="es-ES"/>
        </w:rPr>
        <w:t xml:space="preserve">) 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las categorías de sus tres primeros hijos. </w:t>
      </w:r>
    </w:p>
    <w:p w14:paraId="2A4B1176" w14:textId="77777777" w:rsidR="009E5372" w:rsidRDefault="009E5372" w:rsidP="009E5372">
      <w:pPr>
        <w:jc w:val="center"/>
      </w:pPr>
      <w:r>
        <w:object w:dxaOrig="19710" w:dyaOrig="12390" w14:anchorId="17B2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6.9pt;height:390.55pt" o:ole="">
            <v:imagedata r:id="rId17" o:title=""/>
          </v:shape>
          <o:OLEObject Type="Embed" ProgID="Visio.Drawing.15" ShapeID="_x0000_i1025" DrawAspect="Content" ObjectID="_1781946207" r:id="rId18"/>
        </w:object>
      </w:r>
    </w:p>
    <w:p w14:paraId="1CE9B077" w14:textId="325EA9B1" w:rsidR="009E5372" w:rsidRPr="002F7F70" w:rsidRDefault="009E5372" w:rsidP="009E5372">
      <w:pPr>
        <w:pStyle w:val="Descripcin"/>
        <w:jc w:val="center"/>
        <w:rPr>
          <w:lang w:val="es-ES_tradnl"/>
        </w:rPr>
      </w:pPr>
      <w:bookmarkStart w:id="37" w:name="_Ref170732306"/>
      <w:bookmarkStart w:id="38" w:name="_Toc171333426"/>
      <w:r w:rsidRPr="00D43791">
        <w:rPr>
          <w:lang w:val="es-ES"/>
        </w:rPr>
        <w:t xml:space="preserve">Figura </w:t>
      </w:r>
      <w:r>
        <w:fldChar w:fldCharType="begin"/>
      </w:r>
      <w:r w:rsidRPr="00D43791">
        <w:rPr>
          <w:lang w:val="es-ES"/>
        </w:rPr>
        <w:instrText xml:space="preserve"> SEQ Figura \* ARABIC </w:instrText>
      </w:r>
      <w:r>
        <w:fldChar w:fldCharType="separate"/>
      </w:r>
      <w:r w:rsidR="00802628">
        <w:rPr>
          <w:noProof/>
          <w:lang w:val="es-ES"/>
        </w:rPr>
        <w:t>4</w:t>
      </w:r>
      <w:r>
        <w:fldChar w:fldCharType="end"/>
      </w:r>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37"/>
      <w:bookmarkEnd w:id="38"/>
    </w:p>
    <w:p w14:paraId="094E3C11" w14:textId="77777777" w:rsidR="009E5372" w:rsidRDefault="009E5372" w:rsidP="000432A9">
      <w:pPr>
        <w:spacing w:after="155"/>
        <w:ind w:left="-5"/>
        <w:rPr>
          <w:lang w:val="es-ES"/>
        </w:rPr>
        <w:sectPr w:rsidR="009E5372" w:rsidSect="009E5372">
          <w:pgSz w:w="16838" w:h="11906" w:orient="landscape" w:code="9"/>
          <w:pgMar w:top="1440" w:right="1440" w:bottom="1440" w:left="1440" w:header="720" w:footer="720" w:gutter="0"/>
          <w:cols w:space="720"/>
          <w:docGrid w:linePitch="299"/>
        </w:sectPr>
      </w:pPr>
    </w:p>
    <w:p w14:paraId="5DB3B806" w14:textId="77777777" w:rsidR="008C6B90" w:rsidRDefault="008C6B90" w:rsidP="008C6B90">
      <w:pPr>
        <w:rPr>
          <w:lang w:val="es-ES"/>
        </w:rPr>
      </w:pPr>
      <w:r w:rsidRPr="002F7F70">
        <w:rPr>
          <w:lang w:val="es-ES"/>
        </w:rPr>
        <w:lastRenderedPageBreak/>
        <w:t>A continuación, explicamos las características extraídas para cada construcción sintáctica.</w:t>
      </w:r>
    </w:p>
    <w:p w14:paraId="4C2801A7" w14:textId="7A45F32B" w:rsidR="00CB52EE" w:rsidRDefault="00CB52EE" w:rsidP="008C6B90">
      <w:pPr>
        <w:rPr>
          <w:lang w:val="es-ES"/>
        </w:rPr>
      </w:pPr>
    </w:p>
    <w:p w14:paraId="01B86C29" w14:textId="65DBD2B8" w:rsidR="00D43791" w:rsidRDefault="00D43791" w:rsidP="00D43791">
      <w:pPr>
        <w:pStyle w:val="Ttulo3"/>
        <w:rPr>
          <w:lang w:val="es-ES"/>
        </w:rPr>
      </w:pPr>
      <w:bookmarkStart w:id="39" w:name="_Toc171272958"/>
      <w:r>
        <w:rPr>
          <w:lang w:val="es-ES"/>
        </w:rPr>
        <w:t>Program</w:t>
      </w:r>
      <w:r w:rsidR="005656AC">
        <w:rPr>
          <w:lang w:val="es-ES"/>
        </w:rPr>
        <w:t>s</w:t>
      </w:r>
      <w:bookmarkEnd w:id="39"/>
    </w:p>
    <w:p w14:paraId="1A13EC8A" w14:textId="60942463" w:rsidR="008F751A" w:rsidRDefault="008F751A" w:rsidP="00D43791"/>
    <w:p w14:paraId="06AD1962" w14:textId="1DE81521"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49669E" w:rsidRPr="00184322">
        <w:rPr>
          <w:lang w:val="es-ES"/>
        </w:rPr>
        <w:t xml:space="preserve">Tabla </w:t>
      </w:r>
      <w:r w:rsidR="0049669E">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1BF2243C" w:rsidR="008C6B90" w:rsidRDefault="00184322" w:rsidP="008C6B90">
      <w:pPr>
        <w:pStyle w:val="Descripcin"/>
        <w:jc w:val="center"/>
        <w:rPr>
          <w:lang w:val="es-ES"/>
        </w:rPr>
      </w:pPr>
      <w:bookmarkStart w:id="40" w:name="_Ref168657675"/>
      <w:bookmarkStart w:id="41" w:name="_Toc75449462"/>
      <w:bookmarkStart w:id="42" w:name="_Ref169942279"/>
      <w:bookmarkStart w:id="43" w:name="_Toc17133344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9669E">
        <w:rPr>
          <w:noProof/>
          <w:lang w:val="es-ES"/>
        </w:rPr>
        <w:t>1</w:t>
      </w:r>
      <w:r w:rsidRPr="00184322">
        <w:rPr>
          <w:lang w:val="es-ES"/>
        </w:rPr>
        <w:fldChar w:fldCharType="end"/>
      </w:r>
      <w:bookmarkEnd w:id="40"/>
      <w:r w:rsidRPr="00184322">
        <w:rPr>
          <w:lang w:val="es-ES"/>
        </w:rPr>
        <w:t>:</w:t>
      </w:r>
      <w:r w:rsidR="008C6B90" w:rsidRPr="00182980">
        <w:rPr>
          <w:lang w:val="es-ES"/>
        </w:rPr>
        <w:t xml:space="preserve"> Características </w:t>
      </w:r>
      <w:bookmarkEnd w:id="41"/>
      <w:r w:rsidR="008C6B90">
        <w:rPr>
          <w:lang w:val="es-ES"/>
        </w:rPr>
        <w:t xml:space="preserve">de </w:t>
      </w:r>
      <w:r w:rsidR="00782E76">
        <w:rPr>
          <w:lang w:val="es-ES"/>
        </w:rPr>
        <w:t>programa</w:t>
      </w:r>
      <w:r w:rsidR="008C6B90">
        <w:rPr>
          <w:lang w:val="es-ES"/>
        </w:rPr>
        <w:t>.</w:t>
      </w:r>
      <w:bookmarkEnd w:id="42"/>
      <w:bookmarkEnd w:id="43"/>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r>
              <w:rPr>
                <w:b/>
                <w:bCs/>
              </w:rPr>
              <w:t>Descripción</w:t>
            </w:r>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r w:rsidR="00782E76" w:rsidRPr="00782E76">
              <w:rPr>
                <w:rStyle w:val="mn"/>
              </w:rPr>
              <w:t>proyecto</w:t>
            </w:r>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Class defs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Function defs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Enum defs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True or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Average defs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 xml:space="preserve">Si el usuario que escribió este proyecto es experto o </w:t>
            </w:r>
            <w:r w:rsidRPr="00782E76">
              <w:rPr>
                <w:rStyle w:val="mn"/>
                <w:lang w:val="es-ES"/>
              </w:rPr>
              <w:lastRenderedPageBreak/>
              <w:t>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lastRenderedPageBreak/>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r w:rsidRPr="00782E76">
              <w:rPr>
                <w:rStyle w:val="mn"/>
              </w:rPr>
              <w:t>UserID</w:t>
            </w:r>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r w:rsidRPr="00782E76">
              <w:rPr>
                <w:rStyle w:val="mn"/>
                <w:lang w:val="es-ES"/>
              </w:rPr>
              <w:t>Unique ID (Integer)</w:t>
            </w:r>
          </w:p>
        </w:tc>
      </w:tr>
    </w:tbl>
    <w:p w14:paraId="4944B0B0" w14:textId="73907DDC" w:rsidR="008C6B90" w:rsidRDefault="008C6B90" w:rsidP="008C6B90">
      <w:pPr>
        <w:pStyle w:val="Ttulo3"/>
        <w:rPr>
          <w:lang w:val="es-ES"/>
        </w:rPr>
      </w:pPr>
      <w:bookmarkStart w:id="44" w:name="_Toc171272959"/>
      <w:r>
        <w:rPr>
          <w:lang w:val="es-ES"/>
        </w:rPr>
        <w:t>M</w:t>
      </w:r>
      <w:r w:rsidR="005656AC">
        <w:rPr>
          <w:lang w:val="es-ES"/>
        </w:rPr>
        <w:t>o</w:t>
      </w:r>
      <w:r>
        <w:rPr>
          <w:lang w:val="es-ES"/>
        </w:rPr>
        <w:t>dul</w:t>
      </w:r>
      <w:r w:rsidR="005656AC">
        <w:rPr>
          <w:lang w:val="es-ES"/>
        </w:rPr>
        <w:t>es</w:t>
      </w:r>
      <w:bookmarkEnd w:id="44"/>
    </w:p>
    <w:p w14:paraId="631D2E3C" w14:textId="77777777" w:rsidR="00782E76" w:rsidRPr="00782E76" w:rsidRDefault="00782E76" w:rsidP="00782E76">
      <w:pPr>
        <w:rPr>
          <w:lang w:val="es-ES"/>
        </w:rPr>
      </w:pPr>
    </w:p>
    <w:p w14:paraId="6B3B1B17" w14:textId="3D50E631"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49669E" w:rsidRPr="00184322">
        <w:rPr>
          <w:lang w:val="es-ES"/>
        </w:rPr>
        <w:t xml:space="preserve">Tabla </w:t>
      </w:r>
      <w:r w:rsidR="0049669E">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0D0DC302" w:rsidR="008C6B90" w:rsidRPr="00291DDA" w:rsidRDefault="00184322" w:rsidP="008C6B90">
      <w:pPr>
        <w:pStyle w:val="Descripcin"/>
        <w:keepNext/>
        <w:jc w:val="center"/>
        <w:rPr>
          <w:lang w:val="es-ES"/>
        </w:rPr>
      </w:pPr>
      <w:bookmarkStart w:id="45" w:name="_Ref168657791"/>
      <w:bookmarkStart w:id="46" w:name="_Toc75449463"/>
      <w:bookmarkStart w:id="47" w:name="_Toc17133344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9669E">
        <w:rPr>
          <w:noProof/>
          <w:lang w:val="es-ES"/>
        </w:rPr>
        <w:t>2</w:t>
      </w:r>
      <w:r w:rsidRPr="00184322">
        <w:rPr>
          <w:lang w:val="es-ES"/>
        </w:rPr>
        <w:fldChar w:fldCharType="end"/>
      </w:r>
      <w:bookmarkEnd w:id="45"/>
      <w:r w:rsidRPr="00184322">
        <w:rPr>
          <w:lang w:val="es-ES"/>
        </w:rPr>
        <w:t>:</w:t>
      </w:r>
      <w:r w:rsidR="008C6B90" w:rsidRPr="00182980">
        <w:rPr>
          <w:lang w:val="es-ES"/>
        </w:rPr>
        <w:t xml:space="preserve"> </w:t>
      </w:r>
      <w:r w:rsidR="008C6B90" w:rsidRPr="00291DDA">
        <w:rPr>
          <w:lang w:val="es-ES"/>
        </w:rPr>
        <w:t xml:space="preserve">Características </w:t>
      </w:r>
      <w:bookmarkEnd w:id="46"/>
      <w:r w:rsidR="008C6B90">
        <w:rPr>
          <w:lang w:val="es-ES"/>
        </w:rPr>
        <w:t>para el módulo.</w:t>
      </w:r>
      <w:bookmarkEnd w:id="47"/>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sentencias (sin contar imports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defs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Function defs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Enum defs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anotaciones de tipo en los parámetros y en las 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el idiom “</w:t>
            </w:r>
            <w:r w:rsidRPr="00513EAA">
              <w:rPr>
                <w:rFonts w:ascii="Consolas" w:hAnsi="Consolas" w:cstheme="minorHAnsi"/>
                <w:lang w:val="es-ES"/>
              </w:rPr>
              <w:t>if __name__ == ‘__main__’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8" w:name="_Toc171272960"/>
      <w:r>
        <w:rPr>
          <w:lang w:val="es-ES"/>
        </w:rPr>
        <w:t>Imports</w:t>
      </w:r>
      <w:bookmarkEnd w:id="48"/>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r w:rsidRPr="00A40FEF">
        <w:rPr>
          <w:i/>
          <w:iCs/>
          <w:lang w:val="es-ES"/>
        </w:rPr>
        <w:t>imports</w:t>
      </w:r>
      <w:r>
        <w:rPr>
          <w:lang w:val="es-ES"/>
        </w:rPr>
        <w:t xml:space="preserve"> (una entrada por cada módulo).</w:t>
      </w:r>
    </w:p>
    <w:p w14:paraId="681658F6" w14:textId="7FB9982D" w:rsidR="008C6B90" w:rsidRPr="00291DDA" w:rsidRDefault="00184322" w:rsidP="008C6B90">
      <w:pPr>
        <w:pStyle w:val="Descripcin"/>
        <w:keepNext/>
        <w:jc w:val="center"/>
        <w:rPr>
          <w:lang w:val="es-ES"/>
        </w:rPr>
      </w:pPr>
      <w:bookmarkStart w:id="49" w:name="_Toc75449464"/>
      <w:bookmarkStart w:id="50" w:name="_Toc17133344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9669E">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49"/>
      <w:r w:rsidR="008C6B90">
        <w:rPr>
          <w:lang w:val="es-ES"/>
        </w:rPr>
        <w:t>para los imports.</w:t>
      </w:r>
      <w:bookmarkEnd w:id="50"/>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Número de imports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Proporción de imports simples (nodo Import)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Número medio de elementos importados por cada nodo Import</w:t>
            </w:r>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r w:rsidRPr="00782E76">
              <w:t>Proporción de imports from (nodo ImportFrom)</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Número medio de elementos importados por cada nodo ImportFrom</w:t>
            </w:r>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Número medio de elementos importados con un alias con respecto a los nodos ImportFrom</w:t>
            </w:r>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Proporción de imports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1" w:name="_Toc171272961"/>
      <w:r>
        <w:rPr>
          <w:lang w:val="es-ES"/>
        </w:rPr>
        <w:t>Class Definitions</w:t>
      </w:r>
      <w:bookmarkEnd w:id="51"/>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r w:rsidRPr="00782E76">
        <w:rPr>
          <w:i/>
          <w:iCs/>
          <w:lang w:val="es-ES"/>
        </w:rPr>
        <w:t>keywords</w:t>
      </w:r>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r w:rsidRPr="00782E76">
        <w:rPr>
          <w:rFonts w:ascii="Consolas" w:hAnsi="Consolas"/>
          <w:lang w:val="es-ES"/>
        </w:rPr>
        <w:t>class list[T]</w:t>
      </w:r>
      <w:r>
        <w:rPr>
          <w:lang w:val="es-ES"/>
        </w:rPr>
        <w:t xml:space="preserve">”) y si la clase usa una meta clase (define el </w:t>
      </w:r>
      <w:r w:rsidRPr="00782E76">
        <w:rPr>
          <w:i/>
          <w:iCs/>
          <w:lang w:val="es-ES"/>
        </w:rPr>
        <w:t>keyword</w:t>
      </w:r>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lastRenderedPageBreak/>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41A3845D" w:rsidR="008C6B90" w:rsidRPr="00291DDA" w:rsidRDefault="00184322" w:rsidP="008C6B90">
      <w:pPr>
        <w:pStyle w:val="Descripcin"/>
        <w:keepNext/>
        <w:jc w:val="center"/>
        <w:rPr>
          <w:lang w:val="es-ES"/>
        </w:rPr>
      </w:pPr>
      <w:bookmarkStart w:id="52" w:name="_Toc75449465"/>
      <w:bookmarkStart w:id="53" w:name="_Toc17133344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9669E">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2"/>
      <w:r w:rsidR="00782E76">
        <w:rPr>
          <w:lang w:val="es-ES"/>
        </w:rPr>
        <w:t>clases</w:t>
      </w:r>
      <w:r w:rsidR="008C6B90">
        <w:rPr>
          <w:lang w:val="es-ES"/>
        </w:rPr>
        <w:t>.</w:t>
      </w:r>
      <w:bookmarkEnd w:id="53"/>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r>
              <w:rPr>
                <w:b/>
                <w:bCs/>
              </w:rPr>
              <w:t>Descripción</w:t>
            </w:r>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Is enum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es una clase enumerada (hereda de la clase Enum)</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Uses metaclass</w:t>
            </w:r>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usa una meta class. Esto es si define una keyword “</w:t>
            </w:r>
            <w:r w:rsidRPr="00A40FEF">
              <w:rPr>
                <w:rFonts w:ascii="Consolas" w:hAnsi="Consolas" w:cstheme="minorHAnsi"/>
                <w:lang w:val="es-ES"/>
              </w:rPr>
              <w:t>meta=</w:t>
            </w:r>
            <w:r w:rsidRPr="00782E76">
              <w:rPr>
                <w:rFonts w:asciiTheme="minorHAnsi" w:hAnsiTheme="minorHAnsi" w:cstheme="minorHAnsi"/>
                <w:lang w:val="es-ES"/>
              </w:rPr>
              <w:t xml:space="preserve">” en la </w:t>
            </w:r>
            <w:r w:rsidRPr="00782E76">
              <w:rPr>
                <w:rFonts w:asciiTheme="minorHAnsi" w:hAnsiTheme="minorHAnsi" w:cstheme="minorHAnsi"/>
                <w:lang w:val="es-ES"/>
              </w:rPr>
              <w:lastRenderedPageBreak/>
              <w:t>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keywords diferentes de metaclass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Distancia (número de nodos) desde 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stmts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magic</w:t>
            </w:r>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4" w:name="_Toc171272962"/>
      <w:r>
        <w:rPr>
          <w:lang w:val="es-ES"/>
        </w:rPr>
        <w:t>Function Definitions</w:t>
      </w:r>
      <w:bookmarkEnd w:id="54"/>
    </w:p>
    <w:p w14:paraId="693C4D21" w14:textId="77777777" w:rsidR="00782E76" w:rsidRPr="00782E76" w:rsidRDefault="00782E76" w:rsidP="00782E76">
      <w:pPr>
        <w:rPr>
          <w:lang w:val="es-ES"/>
        </w:rPr>
      </w:pPr>
    </w:p>
    <w:p w14:paraId="7CD90B97" w14:textId="646CA7AB" w:rsidR="008C6B90" w:rsidRPr="000E447A" w:rsidRDefault="008C6B90" w:rsidP="008C6B90">
      <w:pPr>
        <w:pStyle w:val="Descripcin"/>
        <w:keepNext/>
        <w:jc w:val="center"/>
        <w:rPr>
          <w:lang w:val="es-ES"/>
        </w:rPr>
      </w:pPr>
      <w:bookmarkStart w:id="55" w:name="_Ref75466120"/>
      <w:bookmarkStart w:id="56" w:name="_Toc75449466"/>
      <w:bookmarkStart w:id="57" w:name="_Toc171333450"/>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49669E">
        <w:rPr>
          <w:noProof/>
          <w:lang w:val="es-ES"/>
        </w:rPr>
        <w:t>5</w:t>
      </w:r>
      <w:r w:rsidRPr="00182980">
        <w:rPr>
          <w:lang w:val="es-ES"/>
        </w:rPr>
        <w:fldChar w:fldCharType="end"/>
      </w:r>
      <w:bookmarkEnd w:id="55"/>
      <w:r w:rsidRPr="00182980">
        <w:rPr>
          <w:lang w:val="es-ES"/>
        </w:rPr>
        <w:t xml:space="preserve">: </w:t>
      </w:r>
      <w:r w:rsidRPr="000E447A">
        <w:rPr>
          <w:lang w:val="es-ES"/>
        </w:rPr>
        <w:t xml:space="preserve">Características </w:t>
      </w:r>
      <w:bookmarkEnd w:id="56"/>
      <w:r w:rsidRPr="000E447A">
        <w:rPr>
          <w:lang w:val="es-ES"/>
        </w:rPr>
        <w:t>para definiciones de</w:t>
      </w:r>
      <w:r>
        <w:rPr>
          <w:lang w:val="es-ES"/>
        </w:rPr>
        <w:t xml:space="preserve"> funciones</w:t>
      </w:r>
      <w:r w:rsidRPr="000E447A">
        <w:rPr>
          <w:lang w:val="es-ES"/>
        </w:rPr>
        <w:t>.</w:t>
      </w:r>
      <w:bookmarkEnd w:id="57"/>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r>
              <w:rPr>
                <w:b/>
                <w:bCs/>
              </w:rPr>
              <w:t>Descripción</w:t>
            </w:r>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CamelLow | CamelUp | SnakeCase | Discard | NoNameConvention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lastRenderedPageBreak/>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Número de sentencias en el cuerpo 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r w:rsidRPr="00782E76">
              <w:rPr>
                <w:lang w:val="es-ES"/>
              </w:rPr>
              <w:t>Integer</w:t>
            </w:r>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r w:rsidRPr="00782E76">
              <w:rPr>
                <w:lang w:val="es-ES"/>
              </w:rPr>
              <w:t>Integer</w:t>
            </w:r>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True or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True or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6E4B4574"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49669E" w:rsidRPr="00182980">
        <w:rPr>
          <w:lang w:val="es-ES"/>
        </w:rPr>
        <w:t xml:space="preserve">Tabla </w:t>
      </w:r>
      <w:r w:rsidR="0049669E">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8" w:name="_Toc171272963"/>
      <w:r>
        <w:rPr>
          <w:lang w:val="es-ES"/>
        </w:rPr>
        <w:t>Method Definitions</w:t>
      </w:r>
      <w:bookmarkEnd w:id="58"/>
    </w:p>
    <w:p w14:paraId="3E6C4125" w14:textId="77777777" w:rsidR="00782E76" w:rsidRPr="00782E76" w:rsidRDefault="00782E76" w:rsidP="00782E76">
      <w:pPr>
        <w:rPr>
          <w:lang w:val="es-ES"/>
        </w:rPr>
      </w:pPr>
    </w:p>
    <w:p w14:paraId="4E68ABC5" w14:textId="7849B629" w:rsidR="008C6B90" w:rsidRPr="00782E76" w:rsidRDefault="008C6B90" w:rsidP="008C6B90">
      <w:pPr>
        <w:pStyle w:val="Descripcin"/>
        <w:keepNext/>
        <w:jc w:val="center"/>
        <w:rPr>
          <w:lang w:val="es-ES"/>
        </w:rPr>
      </w:pPr>
      <w:bookmarkStart w:id="59" w:name="_Ref75466214"/>
      <w:bookmarkStart w:id="60" w:name="_Toc75449467"/>
      <w:bookmarkStart w:id="61" w:name="_Toc171333451"/>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49669E">
        <w:rPr>
          <w:noProof/>
          <w:lang w:val="es-ES"/>
        </w:rPr>
        <w:t>6</w:t>
      </w:r>
      <w:r w:rsidRPr="00182980">
        <w:rPr>
          <w:lang w:val="es-ES"/>
        </w:rPr>
        <w:fldChar w:fldCharType="end"/>
      </w:r>
      <w:bookmarkEnd w:id="59"/>
      <w:r w:rsidRPr="00182980">
        <w:rPr>
          <w:lang w:val="es-ES"/>
        </w:rPr>
        <w:t>:</w:t>
      </w:r>
      <w:r w:rsidRPr="00782E76">
        <w:rPr>
          <w:lang w:val="es-ES"/>
        </w:rPr>
        <w:t xml:space="preserve"> Características </w:t>
      </w:r>
      <w:bookmarkEnd w:id="60"/>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1"/>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__init__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lastRenderedPageBreak/>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r w:rsidRPr="00A40FEF">
              <w:rPr>
                <w:i/>
                <w:iCs/>
                <w:lang w:val="es-ES"/>
              </w:rPr>
              <w:t>wrapper</w:t>
            </w:r>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61B379BA"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49669E" w:rsidRPr="00182980">
        <w:rPr>
          <w:lang w:val="es-ES"/>
        </w:rPr>
        <w:t xml:space="preserve">Tabla </w:t>
      </w:r>
      <w:r w:rsidR="0049669E">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 xml:space="preserve">ya descritos en el apartado de las definiciones de clases (estático, abstracto, de propiedad y de clase) y, añadiremos tres tipos más: constructor (si el nombre del método es __init__), cacheado (si tiene el decorador </w:t>
      </w:r>
      <w:r w:rsidRPr="00A40FEF">
        <w:rPr>
          <w:rFonts w:ascii="Consolas" w:eastAsia="Calibri" w:hAnsi="Consolas"/>
          <w:lang w:val="es-ES" w:eastAsia="en-US" w:bidi="en-US"/>
        </w:rPr>
        <w:t>@cache</w:t>
      </w:r>
      <w:r>
        <w:rPr>
          <w:lang w:val="es-ES"/>
        </w:rPr>
        <w:t xml:space="preserve">) y </w:t>
      </w:r>
      <w:r w:rsidRPr="00A40FEF">
        <w:rPr>
          <w:i/>
          <w:iCs/>
          <w:lang w:val="es-ES"/>
        </w:rPr>
        <w:t>wrapper</w:t>
      </w:r>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2" w:name="_Toc171272964"/>
      <w:r>
        <w:rPr>
          <w:lang w:val="es-ES"/>
        </w:rPr>
        <w:t>Statements</w:t>
      </w:r>
      <w:bookmarkEnd w:id="62"/>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05CA13B6"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49669E">
        <w:rPr>
          <w:lang w:val="es-ES"/>
        </w:rPr>
        <w:t>9.1</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r w:rsidRPr="004379B1">
        <w:rPr>
          <w:rFonts w:ascii="Consolas" w:eastAsia="Calibri" w:hAnsi="Consolas"/>
          <w:lang w:val="es-ES" w:eastAsia="en-US" w:bidi="en-US"/>
        </w:rPr>
        <w:t>If</w:t>
      </w:r>
      <w:r>
        <w:rPr>
          <w:lang w:val="es-ES"/>
        </w:rPr>
        <w:t xml:space="preserve">, </w:t>
      </w:r>
      <w:r w:rsidRPr="004379B1">
        <w:rPr>
          <w:rFonts w:ascii="Consolas" w:eastAsia="Calibri" w:hAnsi="Consolas"/>
          <w:lang w:val="es-ES" w:eastAsia="en-US" w:bidi="en-US"/>
        </w:rPr>
        <w:t>While</w:t>
      </w:r>
      <w:r>
        <w:rPr>
          <w:lang w:val="es-ES"/>
        </w:rPr>
        <w:t xml:space="preserve">, </w:t>
      </w:r>
      <w:r w:rsidRPr="004379B1">
        <w:rPr>
          <w:rFonts w:ascii="Consolas" w:eastAsia="Calibri" w:hAnsi="Consolas"/>
          <w:lang w:val="es-ES" w:eastAsia="en-US" w:bidi="en-US"/>
        </w:rPr>
        <w:t>With</w:t>
      </w:r>
      <w:r w:rsidR="004379B1">
        <w:rPr>
          <w:lang w:val="es-ES"/>
        </w:rPr>
        <w:t>, …</w:t>
      </w:r>
      <w:r>
        <w:rPr>
          <w:lang w:val="es-ES"/>
        </w:rPr>
        <w:t xml:space="preserve">), el número de sentencias de su cuerpo y si tienen una cláusula </w:t>
      </w:r>
      <w:r w:rsidRPr="004379B1">
        <w:rPr>
          <w:rFonts w:ascii="Consolas" w:eastAsia="Calibri" w:hAnsi="Consolas"/>
          <w:lang w:val="es-ES" w:eastAsia="en-US" w:bidi="en-US"/>
        </w:rPr>
        <w:t>else</w:t>
      </w:r>
      <w:r>
        <w:rPr>
          <w:lang w:val="es-ES"/>
        </w:rPr>
        <w:t>.</w:t>
      </w:r>
    </w:p>
    <w:p w14:paraId="6221CCD9" w14:textId="5C15B3D1" w:rsidR="008C6B90" w:rsidRDefault="00184322" w:rsidP="008C6B90">
      <w:pPr>
        <w:pStyle w:val="Descripcin"/>
        <w:keepNext/>
        <w:jc w:val="center"/>
      </w:pPr>
      <w:bookmarkStart w:id="63" w:name="_Ref168482985"/>
      <w:bookmarkStart w:id="64" w:name="_Toc75449469"/>
      <w:bookmarkStart w:id="65" w:name="_Toc17133345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9669E">
        <w:rPr>
          <w:noProof/>
          <w:lang w:val="es-ES"/>
        </w:rPr>
        <w:t>7</w:t>
      </w:r>
      <w:r w:rsidRPr="00184322">
        <w:rPr>
          <w:lang w:val="es-ES"/>
        </w:rPr>
        <w:fldChar w:fldCharType="end"/>
      </w:r>
      <w:bookmarkEnd w:id="63"/>
      <w:r w:rsidRPr="00184322">
        <w:rPr>
          <w:lang w:val="es-ES"/>
        </w:rPr>
        <w:t>:</w:t>
      </w:r>
      <w:r w:rsidR="008C6B90" w:rsidRPr="00182980">
        <w:rPr>
          <w:lang w:val="es-ES"/>
        </w:rPr>
        <w:t xml:space="preserve"> </w:t>
      </w:r>
      <w:r w:rsidR="008C6B90">
        <w:t xml:space="preserve">Características de </w:t>
      </w:r>
      <w:bookmarkEnd w:id="64"/>
      <w:r w:rsidR="008C6B90">
        <w:t>sentencias.</w:t>
      </w:r>
      <w:bookmarkEnd w:id="65"/>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r>
              <w:rPr>
                <w:b/>
                <w:bCs/>
              </w:rPr>
              <w:t>Descripción</w:t>
            </w:r>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r w:rsidRPr="000E01D5">
              <w:t>StatementCategory*</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Module | ClassDef | FunctionDef | MethodDef | StatementCategory*</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r w:rsidRPr="000E01D5">
              <w:t>StatementRole*</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r w:rsidRPr="000E01D5">
              <w:rPr>
                <w:rFonts w:ascii="Consolas" w:hAnsi="Consolas"/>
                <w:lang w:val="es-ES"/>
              </w:rPr>
              <w:lastRenderedPageBreak/>
              <w:t>else</w:t>
            </w:r>
            <w:r w:rsidRPr="000E01D5">
              <w:rPr>
                <w:lang w:val="es-ES"/>
              </w:rPr>
              <w:t xml:space="preserve">. </w:t>
            </w:r>
            <w:r w:rsidRPr="000779E3">
              <w:t xml:space="preserve">Solo aplicable para </w:t>
            </w:r>
            <w:r w:rsidRPr="000779E3">
              <w:rPr>
                <w:rFonts w:ascii="Consolas" w:hAnsi="Consolas"/>
              </w:rPr>
              <w:t>Try</w:t>
            </w:r>
            <w:r w:rsidRPr="000779E3">
              <w:t xml:space="preserve">, </w:t>
            </w:r>
            <w:r w:rsidRPr="000779E3">
              <w:rPr>
                <w:rFonts w:ascii="Consolas" w:hAnsi="Consolas"/>
              </w:rPr>
              <w:t>TryStar</w:t>
            </w:r>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r w:rsidRPr="000779E3">
              <w:rPr>
                <w:rFonts w:ascii="Consolas" w:hAnsi="Consolas"/>
              </w:rPr>
              <w:t>AsyncFor</w:t>
            </w:r>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lastRenderedPageBreak/>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aplicable para </w:t>
            </w:r>
            <w:r w:rsidRPr="000779E3">
              <w:rPr>
                <w:rFonts w:ascii="Consolas" w:hAnsi="Consolas"/>
              </w:rPr>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r w:rsidRPr="000779E3">
              <w:rPr>
                <w:rFonts w:ascii="Consolas" w:hAnsi="Consolas"/>
              </w:rPr>
              <w:t>AsyncFor</w:t>
            </w:r>
            <w:r w:rsidRPr="000E01D5">
              <w:rPr>
                <w:lang w:val="en-GB"/>
              </w:rPr>
              <w:t xml:space="preserve">, </w:t>
            </w:r>
            <w:r w:rsidRPr="000779E3">
              <w:rPr>
                <w:rFonts w:ascii="Consolas" w:hAnsi="Consolas"/>
              </w:rPr>
              <w:t>Try</w:t>
            </w:r>
            <w:r w:rsidRPr="000E01D5">
              <w:rPr>
                <w:lang w:val="en-GB"/>
              </w:rPr>
              <w:t xml:space="preserve">, </w:t>
            </w:r>
            <w:r w:rsidRPr="000779E3">
              <w:rPr>
                <w:rFonts w:ascii="Consolas" w:hAnsi="Consolas"/>
              </w:rPr>
              <w:t>TryStar</w:t>
            </w:r>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r w:rsidRPr="000779E3">
              <w:rPr>
                <w:rFonts w:ascii="Consolas" w:hAnsi="Consolas"/>
              </w:rPr>
              <w:t>AsyncWith</w:t>
            </w:r>
            <w:r w:rsidRPr="000E01D5">
              <w:rPr>
                <w:lang w:val="en-GB"/>
              </w:rPr>
              <w:t>. N/A en otro caso</w:t>
            </w:r>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r w:rsidRPr="000E01D5">
              <w:rPr>
                <w:lang w:val="es-ES"/>
              </w:rPr>
              <w:t>Parameter| ExpressionCategory*</w:t>
            </w:r>
          </w:p>
        </w:tc>
      </w:tr>
    </w:tbl>
    <w:p w14:paraId="65C18DAE" w14:textId="50773714"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definido en el Anexo</w:t>
      </w:r>
      <w:r w:rsidR="00921929">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49669E">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6" w:name="_Toc171272965"/>
      <w:r>
        <w:rPr>
          <w:lang w:val="es-ES"/>
        </w:rPr>
        <w:t>Cases</w:t>
      </w:r>
      <w:bookmarkEnd w:id="66"/>
    </w:p>
    <w:p w14:paraId="3A50A9F7" w14:textId="77777777" w:rsidR="000E01D5" w:rsidRPr="000E01D5" w:rsidRDefault="000E01D5" w:rsidP="000E01D5">
      <w:pPr>
        <w:rPr>
          <w:lang w:val="es-ES"/>
        </w:rPr>
      </w:pPr>
    </w:p>
    <w:p w14:paraId="3E125FA5" w14:textId="2EBD2A6A" w:rsidR="008C6B90" w:rsidRPr="00546EB8" w:rsidRDefault="00184322" w:rsidP="008C6B90">
      <w:pPr>
        <w:pStyle w:val="Descripcin"/>
        <w:keepNext/>
        <w:jc w:val="center"/>
        <w:rPr>
          <w:lang w:val="es-ES"/>
        </w:rPr>
      </w:pPr>
      <w:bookmarkStart w:id="67" w:name="_Toc171333453"/>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9669E">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7"/>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r w:rsidRPr="000E01D5">
              <w:rPr>
                <w:i/>
                <w:iCs/>
                <w:lang w:val="es-ES"/>
              </w:rPr>
              <w:t>guards</w:t>
            </w:r>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MatchValue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r w:rsidRPr="000E01D5">
              <w:t>eal</w:t>
            </w:r>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MatchSingleton</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MatchSequence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MatchMapping</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MatchClass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MatchStar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lastRenderedPageBreak/>
              <w:t>MatchAs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lastRenderedPageBreak/>
              <w:t xml:space="preserve"> R</w:t>
            </w:r>
            <w:r w:rsidRPr="000E01D5">
              <w:t>eal</w:t>
            </w:r>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MatchOr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r w:rsidRPr="000E01D5">
              <w:t>eal</w:t>
            </w:r>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r w:rsidRPr="000E01D5">
        <w:rPr>
          <w:rFonts w:ascii="Consolas" w:eastAsia="Calibri" w:hAnsi="Consolas"/>
          <w:lang w:val="es-ES" w:eastAsia="en-US" w:bidi="en-US"/>
        </w:rPr>
        <w:t>MatchValue</w:t>
      </w:r>
      <w:r>
        <w:rPr>
          <w:lang w:val="es-ES"/>
        </w:rPr>
        <w:t xml:space="preserve">, </w:t>
      </w:r>
      <w:r w:rsidRPr="000E01D5">
        <w:rPr>
          <w:rFonts w:ascii="Consolas" w:eastAsia="Calibri" w:hAnsi="Consolas"/>
          <w:lang w:val="es-ES" w:eastAsia="en-US" w:bidi="en-US"/>
        </w:rPr>
        <w:t>MatchSingleton</w:t>
      </w:r>
      <w:r>
        <w:rPr>
          <w:lang w:val="es-ES"/>
        </w:rPr>
        <w:t xml:space="preserve">, </w:t>
      </w:r>
      <w:r w:rsidRPr="000E01D5">
        <w:rPr>
          <w:rFonts w:ascii="Consolas" w:eastAsia="Calibri" w:hAnsi="Consolas"/>
          <w:lang w:val="es-ES" w:eastAsia="en-US" w:bidi="en-US"/>
        </w:rPr>
        <w:t>MatchSequence</w:t>
      </w:r>
      <w:r>
        <w:rPr>
          <w:lang w:val="es-ES"/>
        </w:rPr>
        <w:t xml:space="preserve">, </w:t>
      </w:r>
      <w:r w:rsidRPr="000E01D5">
        <w:rPr>
          <w:rFonts w:ascii="Consolas" w:eastAsia="Calibri" w:hAnsi="Consolas"/>
          <w:lang w:val="es-ES" w:eastAsia="en-US" w:bidi="en-US"/>
        </w:rPr>
        <w:t>MatchMapping</w:t>
      </w:r>
      <w:r>
        <w:rPr>
          <w:lang w:val="es-ES"/>
        </w:rPr>
        <w:t xml:space="preserve">, </w:t>
      </w:r>
      <w:r w:rsidRPr="000E01D5">
        <w:rPr>
          <w:rFonts w:ascii="Consolas" w:eastAsia="Calibri" w:hAnsi="Consolas"/>
          <w:lang w:val="es-ES" w:eastAsia="en-US" w:bidi="en-US"/>
        </w:rPr>
        <w:t>MatchClass</w:t>
      </w:r>
      <w:r>
        <w:rPr>
          <w:lang w:val="es-ES"/>
        </w:rPr>
        <w:t xml:space="preserve">, </w:t>
      </w:r>
      <w:r w:rsidRPr="000E01D5">
        <w:rPr>
          <w:rFonts w:ascii="Consolas" w:eastAsia="Calibri" w:hAnsi="Consolas"/>
          <w:lang w:val="es-ES" w:eastAsia="en-US" w:bidi="en-US"/>
        </w:rPr>
        <w:t>MatchStar</w:t>
      </w:r>
      <w:r>
        <w:rPr>
          <w:lang w:val="es-ES"/>
        </w:rPr>
        <w:t xml:space="preserve">, </w:t>
      </w:r>
      <w:r w:rsidRPr="000E01D5">
        <w:rPr>
          <w:rFonts w:ascii="Consolas" w:eastAsia="Calibri" w:hAnsi="Consolas"/>
          <w:lang w:val="es-ES" w:eastAsia="en-US" w:bidi="en-US"/>
        </w:rPr>
        <w:t>MatchAs</w:t>
      </w:r>
      <w:r>
        <w:rPr>
          <w:lang w:val="es-ES"/>
        </w:rPr>
        <w:t xml:space="preserve"> y </w:t>
      </w:r>
      <w:r w:rsidRPr="000E01D5">
        <w:rPr>
          <w:rFonts w:ascii="Consolas" w:eastAsia="Calibri" w:hAnsi="Consolas"/>
          <w:lang w:val="es-ES" w:eastAsia="en-US" w:bidi="en-US"/>
        </w:rPr>
        <w:t>MatchOr</w:t>
      </w:r>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r w:rsidRPr="000E01D5">
        <w:rPr>
          <w:i/>
          <w:iCs/>
          <w:lang w:val="es-ES"/>
        </w:rPr>
        <w:t>guards</w:t>
      </w:r>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8" w:name="_Toc171272966"/>
      <w:r>
        <w:rPr>
          <w:lang w:val="es-ES"/>
        </w:rPr>
        <w:t>Handlers</w:t>
      </w:r>
      <w:bookmarkEnd w:id="68"/>
    </w:p>
    <w:p w14:paraId="5A156D3F" w14:textId="77777777" w:rsidR="005254F1" w:rsidRPr="005254F1" w:rsidRDefault="005254F1" w:rsidP="005254F1">
      <w:pPr>
        <w:rPr>
          <w:lang w:val="es-ES"/>
        </w:rPr>
      </w:pPr>
    </w:p>
    <w:p w14:paraId="38EF9604" w14:textId="5E4D6D8C" w:rsidR="008C6B90" w:rsidRPr="00A00191" w:rsidRDefault="00184322" w:rsidP="008C6B90">
      <w:pPr>
        <w:pStyle w:val="Descripcin"/>
        <w:keepNext/>
        <w:jc w:val="center"/>
        <w:rPr>
          <w:lang w:val="es-ES"/>
        </w:rPr>
      </w:pPr>
      <w:bookmarkStart w:id="69" w:name="_Toc171333454"/>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9669E">
        <w:rPr>
          <w:noProof/>
          <w:lang w:val="es-ES"/>
        </w:rPr>
        <w:t>9</w:t>
      </w:r>
      <w:r w:rsidRPr="00184322">
        <w:rPr>
          <w:lang w:val="es-ES"/>
        </w:rPr>
        <w:fldChar w:fldCharType="end"/>
      </w:r>
      <w:r w:rsidRPr="00184322">
        <w:rPr>
          <w:lang w:val="es-ES"/>
        </w:rPr>
        <w:t>:</w:t>
      </w:r>
      <w:r w:rsidR="008C6B90" w:rsidRPr="00A00191">
        <w:rPr>
          <w:lang w:val="es-ES"/>
        </w:rPr>
        <w:t xml:space="preserve"> Características de los handlers.</w:t>
      </w:r>
      <w:bookmarkEnd w:id="69"/>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r w:rsidRPr="005254F1">
              <w:rPr>
                <w:rFonts w:ascii="Consolas" w:hAnsi="Consolas"/>
                <w:lang w:val="es-ES"/>
              </w:rPr>
              <w:t>except</w:t>
            </w:r>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005254F1" w:rsidRPr="005254F1">
              <w:rPr>
                <w:rFonts w:ascii="Consolas" w:hAnsi="Consolas"/>
                <w:lang w:val="es-ES"/>
              </w:rPr>
              <w:t>Fi</w:t>
            </w:r>
            <w:r w:rsidRPr="005254F1">
              <w:rPr>
                <w:rFonts w:ascii="Consolas" w:hAnsi="Consolas"/>
                <w:lang w:val="es-ES"/>
              </w:rPr>
              <w:t>nally</w:t>
            </w:r>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Pr="005254F1">
              <w:rPr>
                <w:rFonts w:ascii="Consolas" w:hAnsi="Consolas"/>
                <w:lang w:val="es-ES"/>
              </w:rPr>
              <w:t>except</w:t>
            </w:r>
            <w:r w:rsidRPr="005254F1">
              <w:rPr>
                <w:lang w:val="es-ES"/>
              </w:rPr>
              <w:t xml:space="preserve"> que capture todas las excepciones (</w:t>
            </w:r>
            <w:r w:rsidRPr="005254F1">
              <w:rPr>
                <w:rFonts w:ascii="Consolas" w:hAnsi="Consolas"/>
                <w:lang w:val="es-ES"/>
              </w:rPr>
              <w:t>type==None</w:t>
            </w:r>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r w:rsidRPr="005254F1">
              <w:rPr>
                <w:rFonts w:ascii="Consolas" w:hAnsi="Consolas"/>
                <w:lang w:val="es-ES"/>
              </w:rPr>
              <w:t>except</w:t>
            </w:r>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r w:rsidRPr="005254F1">
              <w:rPr>
                <w:rFonts w:ascii="Consolas" w:hAnsi="Consolas"/>
                <w:lang w:val="es-ES"/>
              </w:rPr>
              <w:t>except</w:t>
            </w:r>
            <w:r w:rsidRPr="005254F1">
              <w:rPr>
                <w:lang w:val="es-ES"/>
              </w:rPr>
              <w:t xml:space="preserve"> con estrella (</w:t>
            </w:r>
            <w:r w:rsidRPr="005254F1">
              <w:rPr>
                <w:rFonts w:ascii="Consolas" w:hAnsi="Consolas"/>
                <w:lang w:val="es-ES"/>
              </w:rPr>
              <w:t>TryStar</w:t>
            </w:r>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r w:rsidRPr="005254F1">
        <w:rPr>
          <w:rFonts w:ascii="Consolas" w:eastAsia="Calibri" w:hAnsi="Consolas"/>
          <w:lang w:val="es-ES" w:eastAsia="en-US" w:bidi="en-US"/>
        </w:rPr>
        <w:t>TryStar</w:t>
      </w:r>
      <w:r>
        <w:rPr>
          <w:lang w:val="es-ES"/>
        </w:rPr>
        <w:t xml:space="preserve">, concretamente en relación con el contenido y forma de las cláusulas </w:t>
      </w:r>
      <w:r w:rsidRPr="005254F1">
        <w:rPr>
          <w:rFonts w:ascii="Consolas" w:eastAsia="Calibri" w:hAnsi="Consolas"/>
          <w:lang w:val="es-ES" w:eastAsia="en-US" w:bidi="en-US"/>
        </w:rPr>
        <w:t>except</w:t>
      </w:r>
      <w:r>
        <w:rPr>
          <w:lang w:val="es-ES"/>
        </w:rPr>
        <w:t xml:space="preserve">. Guardaremos: el número de </w:t>
      </w:r>
      <w:r w:rsidRPr="005254F1">
        <w:rPr>
          <w:i/>
          <w:iCs/>
          <w:lang w:val="es-ES"/>
        </w:rPr>
        <w:t>handlers</w:t>
      </w:r>
      <w:r>
        <w:rPr>
          <w:lang w:val="es-ES"/>
        </w:rPr>
        <w:t xml:space="preserve"> (cláusulas </w:t>
      </w:r>
      <w:r w:rsidRPr="005254F1">
        <w:rPr>
          <w:rFonts w:ascii="Consolas" w:eastAsia="Calibri" w:hAnsi="Consolas"/>
          <w:lang w:val="es-ES" w:eastAsia="en-US" w:bidi="en-US"/>
        </w:rPr>
        <w:t>except</w:t>
      </w:r>
      <w:r>
        <w:rPr>
          <w:lang w:val="es-ES"/>
        </w:rPr>
        <w:t xml:space="preserve">); si el </w:t>
      </w:r>
      <w:r w:rsidR="005254F1" w:rsidRPr="005254F1">
        <w:rPr>
          <w:i/>
          <w:iCs/>
          <w:lang w:val="es-ES"/>
        </w:rPr>
        <w:t>t</w:t>
      </w:r>
      <w:r w:rsidRPr="005254F1">
        <w:rPr>
          <w:i/>
          <w:iCs/>
          <w:lang w:val="es-ES"/>
        </w:rPr>
        <w:t>ry</w:t>
      </w:r>
      <w:r>
        <w:rPr>
          <w:lang w:val="es-ES"/>
        </w:rPr>
        <w:t xml:space="preserve"> contiene la cláusula </w:t>
      </w:r>
      <w:r w:rsidRPr="005254F1">
        <w:rPr>
          <w:rFonts w:ascii="Consolas" w:eastAsia="Calibri" w:hAnsi="Consolas"/>
          <w:lang w:val="es-ES" w:eastAsia="en-US" w:bidi="en-US"/>
        </w:rPr>
        <w:t>finally</w:t>
      </w:r>
      <w:r>
        <w:rPr>
          <w:lang w:val="es-ES"/>
        </w:rPr>
        <w:t xml:space="preserve">; si el </w:t>
      </w:r>
      <w:r w:rsidRPr="005254F1">
        <w:rPr>
          <w:i/>
          <w:iCs/>
          <w:lang w:val="es-ES"/>
        </w:rPr>
        <w:t>try</w:t>
      </w:r>
      <w:r>
        <w:rPr>
          <w:lang w:val="es-ES"/>
        </w:rPr>
        <w:t xml:space="preserve"> contiene un </w:t>
      </w:r>
      <w:r w:rsidRPr="005254F1">
        <w:rPr>
          <w:i/>
          <w:iCs/>
          <w:lang w:val="es-ES"/>
        </w:rPr>
        <w:t>catch all</w:t>
      </w:r>
      <w:r>
        <w:rPr>
          <w:lang w:val="es-ES"/>
        </w:rPr>
        <w:t xml:space="preserve"> (</w:t>
      </w:r>
      <w:r w:rsidRPr="005254F1">
        <w:rPr>
          <w:rFonts w:ascii="Consolas" w:eastAsia="Calibri" w:hAnsi="Consolas"/>
          <w:lang w:val="es-ES" w:eastAsia="en-US" w:bidi="en-US"/>
        </w:rPr>
        <w:t>except</w:t>
      </w:r>
      <w:r>
        <w:rPr>
          <w:lang w:val="es-ES"/>
        </w:rPr>
        <w:t xml:space="preserve"> que admite cualquier tipo de excepción); el número medio de sentencias en el cuerpo de los </w:t>
      </w:r>
      <w:r w:rsidRPr="005254F1">
        <w:rPr>
          <w:i/>
          <w:iCs/>
          <w:lang w:val="es-ES"/>
        </w:rPr>
        <w:t>except</w:t>
      </w:r>
      <w:r w:rsidR="005254F1">
        <w:rPr>
          <w:lang w:val="es-ES"/>
        </w:rPr>
        <w:t>s</w:t>
      </w:r>
      <w:r>
        <w:rPr>
          <w:lang w:val="es-ES"/>
        </w:rPr>
        <w:t xml:space="preserve"> y, si algún </w:t>
      </w:r>
      <w:r w:rsidRPr="005254F1">
        <w:rPr>
          <w:i/>
          <w:iCs/>
          <w:lang w:val="es-ES"/>
        </w:rPr>
        <w:t>handler</w:t>
      </w:r>
      <w:r>
        <w:rPr>
          <w:lang w:val="es-ES"/>
        </w:rPr>
        <w:t xml:space="preserve"> incluye el operador estrella (si la sentencia es un </w:t>
      </w:r>
      <w:r w:rsidRPr="005254F1">
        <w:rPr>
          <w:rFonts w:ascii="Consolas" w:eastAsia="Calibri" w:hAnsi="Consolas"/>
          <w:lang w:val="es-ES" w:eastAsia="en-US" w:bidi="en-US"/>
        </w:rPr>
        <w:t>TryStar</w:t>
      </w:r>
      <w:r>
        <w:rPr>
          <w:lang w:val="es-ES"/>
        </w:rPr>
        <w:t xml:space="preserve">, contiene un </w:t>
      </w:r>
      <w:r w:rsidRPr="005254F1">
        <w:rPr>
          <w:rFonts w:ascii="Consolas" w:eastAsia="Calibri" w:hAnsi="Consolas"/>
          <w:lang w:val="es-ES" w:eastAsia="en-US" w:bidi="en-US"/>
        </w:rPr>
        <w:t>except**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0" w:name="_Toc171272967"/>
      <w:r>
        <w:rPr>
          <w:lang w:val="es-ES"/>
        </w:rPr>
        <w:t>Expressions</w:t>
      </w:r>
      <w:bookmarkEnd w:id="70"/>
    </w:p>
    <w:p w14:paraId="7E9C4152" w14:textId="77777777" w:rsidR="003C1448" w:rsidRPr="003C1448" w:rsidRDefault="003C1448" w:rsidP="003C1448">
      <w:pPr>
        <w:rPr>
          <w:lang w:val="es-ES"/>
        </w:rPr>
      </w:pPr>
    </w:p>
    <w:p w14:paraId="06BA6146" w14:textId="092892F0" w:rsidR="008C6B90" w:rsidRDefault="00184322" w:rsidP="008C6B90">
      <w:pPr>
        <w:pStyle w:val="Descripcin"/>
        <w:keepNext/>
        <w:jc w:val="center"/>
      </w:pPr>
      <w:bookmarkStart w:id="71" w:name="_Ref168928390"/>
      <w:bookmarkStart w:id="72" w:name="_Toc17133345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9669E">
        <w:rPr>
          <w:noProof/>
          <w:lang w:val="es-ES"/>
        </w:rPr>
        <w:t>10</w:t>
      </w:r>
      <w:r w:rsidRPr="00184322">
        <w:rPr>
          <w:lang w:val="es-ES"/>
        </w:rPr>
        <w:fldChar w:fldCharType="end"/>
      </w:r>
      <w:bookmarkEnd w:id="71"/>
      <w:r w:rsidRPr="00184322">
        <w:rPr>
          <w:lang w:val="es-ES"/>
        </w:rPr>
        <w:t>:</w:t>
      </w:r>
      <w:r>
        <w:rPr>
          <w:lang w:val="es-ES"/>
        </w:rPr>
        <w:t xml:space="preserve"> </w:t>
      </w:r>
      <w:r w:rsidR="008C6B90">
        <w:t>Características de expression.</w:t>
      </w:r>
      <w:bookmarkEnd w:id="72"/>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r w:rsidRPr="00BB6CEF">
              <w:t>ExpressionCategory*</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lastRenderedPageBreak/>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r w:rsidRPr="00BB6CEF">
              <w:t>ExpressionCategory*</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Module | ClassDef | FuncionDef | MethodDef | StatementCategory* | ExpressionCategory*</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r w:rsidRPr="00BB6CEF">
              <w:t>ExpressionRole*</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4AA00DCE"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definido en el Anexo</w:t>
      </w:r>
      <w:r w:rsidR="00595AE4">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49669E">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29E3A578"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49669E" w:rsidRPr="00184322">
        <w:rPr>
          <w:lang w:val="es-ES"/>
        </w:rPr>
        <w:t xml:space="preserve">Tabla </w:t>
      </w:r>
      <w:r w:rsidR="0049669E">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3" w:name="_Toc171272968"/>
      <w:r w:rsidRPr="005656AC">
        <w:rPr>
          <w:lang w:val="es-ES"/>
        </w:rPr>
        <w:t>Comprehensions</w:t>
      </w:r>
      <w:bookmarkEnd w:id="73"/>
    </w:p>
    <w:p w14:paraId="44F20F9D" w14:textId="77777777" w:rsidR="004F1C75" w:rsidRPr="004F1C75" w:rsidRDefault="004F1C75" w:rsidP="004F1C75">
      <w:pPr>
        <w:rPr>
          <w:lang w:val="es-ES"/>
        </w:rPr>
      </w:pPr>
    </w:p>
    <w:p w14:paraId="2CB0BC0A" w14:textId="2AF7375D" w:rsidR="008C6B90" w:rsidRDefault="00184322" w:rsidP="008C6B90">
      <w:pPr>
        <w:pStyle w:val="Descripcin"/>
        <w:keepNext/>
        <w:jc w:val="center"/>
      </w:pPr>
      <w:bookmarkStart w:id="74" w:name="_Toc17133345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9669E">
        <w:rPr>
          <w:noProof/>
          <w:lang w:val="es-ES"/>
        </w:rPr>
        <w:t>11</w:t>
      </w:r>
      <w:r w:rsidRPr="00184322">
        <w:rPr>
          <w:lang w:val="es-ES"/>
        </w:rPr>
        <w:fldChar w:fldCharType="end"/>
      </w:r>
      <w:r w:rsidRPr="00184322">
        <w:rPr>
          <w:lang w:val="es-ES"/>
        </w:rPr>
        <w:t>:</w:t>
      </w:r>
      <w:r w:rsidR="008C6B90">
        <w:t xml:space="preserve"> Características de comprehensiones.</w:t>
      </w:r>
      <w:bookmarkEnd w:id="74"/>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r w:rsidRPr="004F1C75">
              <w:rPr>
                <w:i/>
                <w:iCs/>
                <w:lang w:val="es-ES"/>
              </w:rPr>
              <w:t>comprehension</w:t>
            </w:r>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r w:rsidRPr="004F1C75">
              <w:t>ListComp | SetComp | DictComp | GenComp</w:t>
            </w:r>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r w:rsidRPr="004F1C75">
              <w:rPr>
                <w:i/>
                <w:iCs/>
                <w:lang w:val="es-ES"/>
              </w:rPr>
              <w:t>comprehension</w:t>
            </w:r>
            <w:r w:rsidRPr="004F1C75">
              <w:rPr>
                <w:lang w:val="es-ES"/>
              </w:rPr>
              <w:t xml:space="preserve"> (</w:t>
            </w:r>
            <w:r w:rsidR="004F1C75" w:rsidRPr="004F1C75">
              <w:rPr>
                <w:rFonts w:ascii="Consolas" w:hAnsi="Consolas"/>
                <w:lang w:val="es-ES"/>
              </w:rPr>
              <w:t>I</w:t>
            </w:r>
            <w:r w:rsidRPr="004F1C75">
              <w:rPr>
                <w:rFonts w:ascii="Consolas" w:hAnsi="Consolas"/>
                <w:lang w:val="es-ES"/>
              </w:rPr>
              <w:t>f</w:t>
            </w:r>
            <w:r w:rsidRPr="004F1C75">
              <w:rPr>
                <w:lang w:val="es-ES"/>
              </w:rPr>
              <w:t>s)</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r w:rsidRPr="004F1C75">
              <w:rPr>
                <w:i/>
                <w:iCs/>
                <w:lang w:val="es-ES"/>
              </w:rPr>
              <w:t>comprehension</w:t>
            </w:r>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r w:rsidRPr="004F1C75">
              <w:rPr>
                <w:i/>
                <w:iCs/>
                <w:lang w:val="es-ES"/>
              </w:rPr>
              <w:t>comprehension</w:t>
            </w:r>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r w:rsidRPr="004F1C75">
        <w:rPr>
          <w:i/>
          <w:iCs/>
          <w:lang w:val="es-ES"/>
        </w:rPr>
        <w:t>comprehensions</w:t>
      </w:r>
      <w:r>
        <w:rPr>
          <w:lang w:val="es-ES"/>
        </w:rPr>
        <w:t xml:space="preserve">. Esto son las expresiones de las siguientes categorías sintácticas: ListComp, SetComp, DictComp y GenComp. En esta tabla, a parte del tipo de </w:t>
      </w:r>
      <w:r w:rsidRPr="004F1C75">
        <w:rPr>
          <w:i/>
          <w:iCs/>
          <w:lang w:val="es-ES"/>
        </w:rPr>
        <w:t>comprehension</w:t>
      </w:r>
      <w:r>
        <w:rPr>
          <w:lang w:val="es-ES"/>
        </w:rPr>
        <w:t xml:space="preserve"> que es, almacenaremos el número de generadores y el número de condiciones (</w:t>
      </w:r>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 xml:space="preserve">s) de la </w:t>
      </w:r>
      <w:r w:rsidRPr="004F1C75">
        <w:rPr>
          <w:i/>
          <w:iCs/>
          <w:lang w:val="es-ES"/>
        </w:rPr>
        <w:t>comprehension</w:t>
      </w:r>
      <w:r>
        <w:rPr>
          <w:lang w:val="es-ES"/>
        </w:rPr>
        <w:t xml:space="preserve">. Además, guardaremos si la </w:t>
      </w:r>
      <w:r w:rsidRPr="004F1C75">
        <w:rPr>
          <w:i/>
          <w:iCs/>
          <w:lang w:val="es-ES"/>
        </w:rPr>
        <w:t>comprehension</w:t>
      </w:r>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5" w:name="_Toc171272969"/>
      <w:r>
        <w:rPr>
          <w:lang w:val="es-ES"/>
        </w:rPr>
        <w:lastRenderedPageBreak/>
        <w:t>CallArgs</w:t>
      </w:r>
      <w:bookmarkEnd w:id="75"/>
    </w:p>
    <w:p w14:paraId="3EFC827F" w14:textId="77777777" w:rsidR="004F1C75" w:rsidRPr="004F1C75" w:rsidRDefault="004F1C75" w:rsidP="004F1C75">
      <w:pPr>
        <w:rPr>
          <w:lang w:val="es-ES"/>
        </w:rPr>
      </w:pPr>
    </w:p>
    <w:p w14:paraId="47C5E567" w14:textId="27CEC75A" w:rsidR="008C6B90" w:rsidRPr="00894D51" w:rsidRDefault="00184322" w:rsidP="008C6B90">
      <w:pPr>
        <w:pStyle w:val="Descripcin"/>
        <w:keepNext/>
        <w:jc w:val="center"/>
        <w:rPr>
          <w:lang w:val="es-ES"/>
        </w:rPr>
      </w:pPr>
      <w:bookmarkStart w:id="76" w:name="_Toc17133345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9669E">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6"/>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Number args</w:t>
            </w:r>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t>Named args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Double star args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**args</w:t>
            </w:r>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r w:rsidRPr="004F1C75">
        <w:rPr>
          <w:rFonts w:ascii="Consolas" w:eastAsia="Calibri" w:hAnsi="Consolas"/>
          <w:lang w:val="es-ES" w:eastAsia="en-US" w:bidi="en-US"/>
        </w:rPr>
        <w:t>Call</w:t>
      </w:r>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r w:rsidRPr="004F1C75">
        <w:rPr>
          <w:rFonts w:ascii="Consolas" w:eastAsia="Calibri" w:hAnsi="Consolas"/>
          <w:lang w:val="es-ES" w:eastAsia="en-US" w:bidi="en-US"/>
        </w:rPr>
        <w:t>arg_name=arg_value</w:t>
      </w:r>
      <w:r>
        <w:rPr>
          <w:lang w:val="es-ES"/>
        </w:rPr>
        <w:t>) y, proporción de argumentos con la sintaxis “</w:t>
      </w:r>
      <w:r w:rsidRPr="004F1C75">
        <w:rPr>
          <w:rFonts w:ascii="Consolas" w:eastAsia="Calibri" w:hAnsi="Consolas"/>
          <w:lang w:val="es-ES" w:eastAsia="en-US" w:bidi="en-US"/>
        </w:rPr>
        <w:t>**arg</w:t>
      </w:r>
      <w:r>
        <w:rPr>
          <w:lang w:val="es-ES"/>
        </w:rPr>
        <w:t>”.</w:t>
      </w:r>
    </w:p>
    <w:p w14:paraId="40FC950E" w14:textId="6A06D1BA" w:rsidR="008C6B90" w:rsidRDefault="005656AC" w:rsidP="008C6B90">
      <w:pPr>
        <w:pStyle w:val="Ttulo3"/>
        <w:rPr>
          <w:lang w:val="es-ES"/>
        </w:rPr>
      </w:pPr>
      <w:bookmarkStart w:id="77" w:name="_Toc171272970"/>
      <w:r>
        <w:rPr>
          <w:lang w:val="es-ES"/>
        </w:rPr>
        <w:t>FStrings</w:t>
      </w:r>
      <w:bookmarkEnd w:id="77"/>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r w:rsidRPr="00BE7F89">
        <w:rPr>
          <w:rFonts w:ascii="Consolas" w:eastAsia="Calibri" w:hAnsi="Consolas"/>
          <w:lang w:val="es-ES" w:eastAsia="en-US" w:bidi="en-US"/>
        </w:rPr>
        <w:t>JoinedStr</w:t>
      </w:r>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6CF87DE9" w:rsidR="008C6B90" w:rsidRPr="00D263FA" w:rsidRDefault="00184322" w:rsidP="008C6B90">
      <w:pPr>
        <w:pStyle w:val="Descripcin"/>
        <w:keepNext/>
        <w:jc w:val="center"/>
        <w:rPr>
          <w:lang w:val="es-ES"/>
        </w:rPr>
      </w:pPr>
      <w:bookmarkStart w:id="78" w:name="_Toc17133345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9669E">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8"/>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r w:rsidRPr="005656AC">
              <w:rPr>
                <w:rFonts w:ascii="Consolas" w:hAnsi="Consolas"/>
                <w:lang w:val="es-ES"/>
              </w:rPr>
              <w:t>FormattedValues</w:t>
            </w:r>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79" w:name="_Toc171272971"/>
      <w:r>
        <w:rPr>
          <w:lang w:val="es-ES"/>
        </w:rPr>
        <w:t>Variables</w:t>
      </w:r>
      <w:bookmarkEnd w:id="79"/>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690C7CA4" w:rsidR="008C6B90" w:rsidRPr="00D263FA" w:rsidRDefault="00184322" w:rsidP="008C6B90">
      <w:pPr>
        <w:pStyle w:val="Descripcin"/>
        <w:keepNext/>
        <w:jc w:val="center"/>
        <w:rPr>
          <w:lang w:val="es-ES"/>
        </w:rPr>
      </w:pPr>
      <w:bookmarkStart w:id="80" w:name="_Toc171333459"/>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9669E">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0"/>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CamelLow | CamelUp | SnakeCase | Discard | NoNameConvention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__name__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1" w:name="_Toc171272972"/>
      <w:r>
        <w:rPr>
          <w:lang w:val="es-ES"/>
        </w:rPr>
        <w:t>Vectors</w:t>
      </w:r>
      <w:bookmarkEnd w:id="81"/>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r w:rsidRPr="005656AC">
        <w:rPr>
          <w:rFonts w:ascii="Consolas" w:eastAsia="Calibri" w:hAnsi="Consolas"/>
          <w:lang w:val="es-ES" w:eastAsia="en-US" w:bidi="en-US"/>
        </w:rPr>
        <w:t>ListLiteral</w:t>
      </w:r>
      <w:r>
        <w:rPr>
          <w:lang w:val="es-ES"/>
        </w:rPr>
        <w:t xml:space="preserve">, </w:t>
      </w:r>
      <w:r w:rsidRPr="005656AC">
        <w:rPr>
          <w:rFonts w:ascii="Consolas" w:eastAsia="Calibri" w:hAnsi="Consolas"/>
          <w:lang w:val="es-ES" w:eastAsia="en-US" w:bidi="en-US"/>
        </w:rPr>
        <w:t>SetLiteral</w:t>
      </w:r>
      <w:r>
        <w:rPr>
          <w:lang w:val="es-ES"/>
        </w:rPr>
        <w:t xml:space="preserve">, </w:t>
      </w:r>
      <w:r w:rsidRPr="005656AC">
        <w:rPr>
          <w:rFonts w:ascii="Consolas" w:eastAsia="Calibri" w:hAnsi="Consolas"/>
          <w:lang w:val="es-ES" w:eastAsia="en-US" w:bidi="en-US"/>
        </w:rPr>
        <w:t>DictLiteral</w:t>
      </w:r>
      <w:r>
        <w:rPr>
          <w:lang w:val="es-ES"/>
        </w:rPr>
        <w:t xml:space="preserve"> y </w:t>
      </w:r>
      <w:r w:rsidRPr="005656AC">
        <w:rPr>
          <w:rFonts w:ascii="Consolas" w:eastAsia="Calibri" w:hAnsi="Consolas"/>
          <w:lang w:val="es-ES" w:eastAsia="en-US" w:bidi="en-US"/>
        </w:rPr>
        <w:t>GeneratorLiteral</w:t>
      </w:r>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0C032848" w:rsidR="008C6B90" w:rsidRPr="00D263FA" w:rsidRDefault="00184322" w:rsidP="008C6B90">
      <w:pPr>
        <w:pStyle w:val="Descripcin"/>
        <w:keepNext/>
        <w:jc w:val="center"/>
        <w:rPr>
          <w:lang w:val="es-ES"/>
        </w:rPr>
      </w:pPr>
      <w:bookmarkStart w:id="82" w:name="_Toc17133346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9669E">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2"/>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r w:rsidRPr="005656AC">
              <w:t>ListLiteral | SetLiteral | DictLiteral | GeneratorLiteral</w:t>
            </w:r>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3" w:name="_Toc171272973"/>
      <w:r>
        <w:rPr>
          <w:lang w:val="es-ES"/>
        </w:rPr>
        <w:t>Parameters</w:t>
      </w:r>
      <w:bookmarkEnd w:id="83"/>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r w:rsidR="005656AC">
        <w:rPr>
          <w:lang w:val="es-ES"/>
        </w:rPr>
        <w:t xml:space="preserve">las </w:t>
      </w:r>
      <w:r>
        <w:rPr>
          <w:lang w:val="es-ES"/>
        </w:rPr>
        <w:t xml:space="preserve">lambda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r w:rsidRPr="005656AC">
        <w:rPr>
          <w:i/>
          <w:iCs/>
          <w:lang w:val="es-ES"/>
        </w:rPr>
        <w:t>keyword</w:t>
      </w:r>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14707288" w:rsidR="008C6B90" w:rsidRPr="00894D51" w:rsidRDefault="00184322" w:rsidP="008C6B90">
      <w:pPr>
        <w:pStyle w:val="Descripcin"/>
        <w:keepNext/>
        <w:jc w:val="center"/>
        <w:rPr>
          <w:lang w:val="es-ES"/>
        </w:rPr>
      </w:pPr>
      <w:bookmarkStart w:id="84" w:name="_Toc171333461"/>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9669E">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4"/>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r w:rsidRPr="005656AC">
              <w:t>Parameters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r w:rsidRPr="005656AC">
              <w:t>FunctionParameters | LambdaParameters</w:t>
            </w:r>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Has kw param</w:t>
            </w:r>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Si hay algún parámetro del tipo keyword</w:t>
            </w:r>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True or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r w:rsidRPr="005656AC">
              <w:rPr>
                <w:lang w:val="es-ES"/>
              </w:rPr>
              <w:t>Name convention</w:t>
            </w:r>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CamelLow | CamelUp | SnakeCase | Discard | NoNameConvention </w:t>
            </w:r>
          </w:p>
        </w:tc>
      </w:tr>
    </w:tbl>
    <w:p w14:paraId="1D866C5B" w14:textId="77777777" w:rsidR="008C6B90" w:rsidRDefault="008C6B90" w:rsidP="008C6B90">
      <w:pPr>
        <w:ind w:left="720" w:hanging="720"/>
      </w:pPr>
    </w:p>
    <w:p w14:paraId="67B8C2AE" w14:textId="33A4291C" w:rsidR="001515FD" w:rsidRPr="001515FD" w:rsidRDefault="00A17B68" w:rsidP="001515FD">
      <w:pPr>
        <w:spacing w:after="158"/>
        <w:ind w:left="-5"/>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drill down</w:t>
      </w:r>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DF1269" w:rsidRPr="00DF1269">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r w:rsidR="000215A3" w:rsidRPr="000215A3">
        <w:rPr>
          <w:i/>
          <w:iCs/>
          <w:lang w:val="es-ES"/>
        </w:rPr>
        <w:t>nodes</w:t>
      </w:r>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r w:rsidR="000215A3" w:rsidRPr="000215A3">
        <w:rPr>
          <w:rFonts w:ascii="Consolas" w:hAnsi="Consolas"/>
          <w:lang w:val="es-ES"/>
        </w:rPr>
        <w:t>where</w:t>
      </w:r>
      <w:r w:rsidR="000215A3" w:rsidRPr="000215A3">
        <w:rPr>
          <w:lang w:val="es-ES"/>
        </w:rPr>
        <w:t xml:space="preserve"> y </w:t>
      </w:r>
      <w:r w:rsidR="000215A3" w:rsidRPr="000215A3">
        <w:rPr>
          <w:rFonts w:ascii="Consolas" w:hAnsi="Consolas"/>
          <w:lang w:val="es-ES"/>
        </w:rPr>
        <w:t>join</w:t>
      </w:r>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1515FD" w:rsidRPr="001515FD">
        <w:rPr>
          <w:lang w:val="es-ES"/>
        </w:rPr>
        <w:t xml:space="preserve">obtener conjuntos de datos heterogéneos, tal y como se realizó en trabajos previos para el lenguaje Java </w:t>
      </w:r>
      <w:sdt>
        <w:sdtPr>
          <w:rPr>
            <w:lang w:val="es-ES"/>
          </w:rPr>
          <w:id w:val="1416202814"/>
          <w:citation/>
        </w:sdtPr>
        <w:sdtContent>
          <w:r w:rsidR="001515FD">
            <w:rPr>
              <w:lang w:val="es-ES"/>
            </w:rPr>
            <w:fldChar w:fldCharType="begin"/>
          </w:r>
          <w:r w:rsidR="001515FD">
            <w:rPr>
              <w:lang w:val="es-ES"/>
            </w:rPr>
            <w:instrText xml:space="preserve"> CITATION Ort20 \l 3082 </w:instrText>
          </w:r>
          <w:r w:rsidR="001515FD">
            <w:rPr>
              <w:lang w:val="es-ES"/>
            </w:rPr>
            <w:fldChar w:fldCharType="separate"/>
          </w:r>
          <w:r w:rsidR="00DF1269" w:rsidRPr="00DF1269">
            <w:rPr>
              <w:noProof/>
              <w:lang w:val="es-ES"/>
            </w:rPr>
            <w:t>[17]</w:t>
          </w:r>
          <w:r w:rsidR="001515FD">
            <w:rPr>
              <w:lang w:val="es-ES"/>
            </w:rPr>
            <w:fldChar w:fldCharType="end"/>
          </w:r>
        </w:sdtContent>
      </w:sdt>
      <w:r w:rsidR="001515FD" w:rsidRPr="001515FD">
        <w:rPr>
          <w:lang w:val="es-ES"/>
        </w:rPr>
        <w:t>.</w:t>
      </w:r>
    </w:p>
    <w:p w14:paraId="6518F8A2" w14:textId="7F7BA04D"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49669E">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752F4B0E" w:rsidR="00E967DE" w:rsidRDefault="007A114E" w:rsidP="00E967DE">
      <w:pPr>
        <w:pStyle w:val="Ttulo2"/>
        <w:rPr>
          <w:lang w:val="es-ES"/>
        </w:rPr>
      </w:pPr>
      <w:bookmarkStart w:id="85" w:name="_Toc171272974"/>
      <w:bookmarkEnd w:id="36"/>
      <w:r>
        <w:rPr>
          <w:lang w:val="es-ES"/>
        </w:rPr>
        <w:t>Generación de informes</w:t>
      </w:r>
      <w:bookmarkEnd w:id="85"/>
    </w:p>
    <w:p w14:paraId="60E1E5EE" w14:textId="77777777" w:rsidR="007A114E" w:rsidRDefault="007A114E" w:rsidP="007A114E">
      <w:pPr>
        <w:rPr>
          <w:lang w:val="es-ES"/>
        </w:rPr>
      </w:pPr>
    </w:p>
    <w:p w14:paraId="554E5AB8" w14:textId="77777777" w:rsidR="007A114E" w:rsidRPr="007A114E" w:rsidRDefault="007A114E" w:rsidP="007A114E">
      <w:pPr>
        <w:spacing w:after="158"/>
        <w:jc w:val="left"/>
        <w:rPr>
          <w:lang w:val="es-ES"/>
        </w:rPr>
      </w:pPr>
      <w:r w:rsidRPr="007A114E">
        <w:rPr>
          <w:lang w:val="es-ES"/>
        </w:rPr>
        <w:t>Como se ha indicado, la información generada puede utilizarse para diversos escenarios de minería de datos y aprendizaje automático. A modo de ejemplo, en este trabajo nos limitaremos a hacer los siguientes informes.</w:t>
      </w:r>
    </w:p>
    <w:p w14:paraId="39FB2042" w14:textId="1DD67B0B" w:rsidR="007A114E" w:rsidRPr="007A114E" w:rsidRDefault="007A114E" w:rsidP="007A114E">
      <w:pPr>
        <w:spacing w:after="158"/>
        <w:jc w:val="left"/>
        <w:rPr>
          <w:lang w:val="es-ES"/>
        </w:rPr>
      </w:pPr>
      <w:r w:rsidRPr="007A114E">
        <w:rPr>
          <w:lang w:val="es-ES"/>
        </w:rPr>
        <w:t xml:space="preserve">El primer análisis es un estudio de valores anómalos o </w:t>
      </w:r>
      <w:r w:rsidRPr="007A114E">
        <w:rPr>
          <w:i/>
          <w:iCs/>
          <w:lang w:val="es-ES"/>
        </w:rPr>
        <w:t>outliers</w:t>
      </w:r>
      <w:r w:rsidRPr="007A114E">
        <w:rPr>
          <w:lang w:val="es-ES"/>
        </w:rPr>
        <w:t xml:space="preserve">. Realizamos análisis univariable de cada una de las características de los 16 conjuntos de datos, así como análisis </w:t>
      </w:r>
      <w:r>
        <w:rPr>
          <w:lang w:val="es-ES"/>
        </w:rPr>
        <w:t>multivariante</w:t>
      </w:r>
      <w:r w:rsidRPr="007A114E">
        <w:rPr>
          <w:lang w:val="es-ES"/>
        </w:rPr>
        <w:t xml:space="preserve"> de cada una de las entidades homogéneas (no los realizamos para información heterogénea). El detalle de la metodología utilizada se describe en la Sección </w:t>
      </w:r>
      <w:r w:rsidR="00DF1269">
        <w:rPr>
          <w:highlight w:val="yellow"/>
          <w:lang w:val="es-ES"/>
        </w:rPr>
        <w:fldChar w:fldCharType="begin"/>
      </w:r>
      <w:r w:rsidR="00DF1269">
        <w:rPr>
          <w:lang w:val="es-ES"/>
        </w:rPr>
        <w:instrText xml:space="preserve"> REF _Ref170738286 \w \h </w:instrText>
      </w:r>
      <w:r w:rsidR="00DF1269">
        <w:rPr>
          <w:highlight w:val="yellow"/>
          <w:lang w:val="es-ES"/>
        </w:rPr>
      </w:r>
      <w:r w:rsidR="00DF1269">
        <w:rPr>
          <w:highlight w:val="yellow"/>
          <w:lang w:val="es-ES"/>
        </w:rPr>
        <w:fldChar w:fldCharType="separate"/>
      </w:r>
      <w:r w:rsidR="0049669E">
        <w:rPr>
          <w:lang w:val="es-ES"/>
        </w:rPr>
        <w:t>4.2</w:t>
      </w:r>
      <w:r w:rsidR="00DF1269">
        <w:rPr>
          <w:highlight w:val="yellow"/>
          <w:lang w:val="es-ES"/>
        </w:rPr>
        <w:fldChar w:fldCharType="end"/>
      </w:r>
      <w:r w:rsidRPr="007A114E">
        <w:rPr>
          <w:lang w:val="es-ES"/>
        </w:rPr>
        <w:t>. Así mismo, para cada característica de las entidades homogéneas realizamos un análisis de frecuencia (Sección</w:t>
      </w:r>
      <w:r w:rsidR="00DF1269">
        <w:rPr>
          <w:lang w:val="es-ES"/>
        </w:rPr>
        <w:t xml:space="preserve"> </w:t>
      </w:r>
      <w:r w:rsidR="00DF1269">
        <w:rPr>
          <w:highlight w:val="yellow"/>
          <w:lang w:val="es-ES"/>
        </w:rPr>
        <w:fldChar w:fldCharType="begin"/>
      </w:r>
      <w:r w:rsidR="00DF1269">
        <w:rPr>
          <w:lang w:val="es-ES"/>
        </w:rPr>
        <w:instrText xml:space="preserve"> REF _Ref170738300 \w \h </w:instrText>
      </w:r>
      <w:r w:rsidR="00DF1269">
        <w:rPr>
          <w:highlight w:val="yellow"/>
          <w:lang w:val="es-ES"/>
        </w:rPr>
      </w:r>
      <w:r w:rsidR="00DF1269">
        <w:rPr>
          <w:highlight w:val="yellow"/>
          <w:lang w:val="es-ES"/>
        </w:rPr>
        <w:fldChar w:fldCharType="separate"/>
      </w:r>
      <w:r w:rsidR="0049669E">
        <w:rPr>
          <w:lang w:val="es-ES"/>
        </w:rPr>
        <w:t>4.3</w:t>
      </w:r>
      <w:r w:rsidR="00DF1269">
        <w:rPr>
          <w:highlight w:val="yellow"/>
          <w:lang w:val="es-ES"/>
        </w:rPr>
        <w:fldChar w:fldCharType="end"/>
      </w:r>
      <w:r w:rsidRPr="007A114E">
        <w:rPr>
          <w:lang w:val="es-ES"/>
        </w:rPr>
        <w:t>) y de correlación con el nivel de experiencia del programador (Sección</w:t>
      </w:r>
      <w:r w:rsidR="00DF1269">
        <w:rPr>
          <w:lang w:val="es-ES"/>
        </w:rPr>
        <w:t xml:space="preserve"> </w:t>
      </w:r>
      <w:r w:rsidR="00DF1269">
        <w:rPr>
          <w:lang w:val="es-ES"/>
        </w:rPr>
        <w:fldChar w:fldCharType="begin"/>
      </w:r>
      <w:r w:rsidR="00DF1269">
        <w:rPr>
          <w:lang w:val="es-ES"/>
        </w:rPr>
        <w:instrText xml:space="preserve"> REF _Ref170738315 \w \h </w:instrText>
      </w:r>
      <w:r w:rsidR="00DF1269">
        <w:rPr>
          <w:lang w:val="es-ES"/>
        </w:rPr>
      </w:r>
      <w:r w:rsidR="00DF1269">
        <w:rPr>
          <w:lang w:val="es-ES"/>
        </w:rPr>
        <w:fldChar w:fldCharType="separate"/>
      </w:r>
      <w:r w:rsidR="0049669E">
        <w:rPr>
          <w:lang w:val="es-ES"/>
        </w:rPr>
        <w:t>4.4</w:t>
      </w:r>
      <w:r w:rsidR="00DF1269">
        <w:rPr>
          <w:lang w:val="es-ES"/>
        </w:rPr>
        <w:fldChar w:fldCharType="end"/>
      </w:r>
      <w:r w:rsidRPr="007A114E">
        <w:rPr>
          <w:lang w:val="es-ES"/>
        </w:rPr>
        <w:t>), para ver si existen diferencias significativas en función de su veteranía.</w:t>
      </w:r>
    </w:p>
    <w:p w14:paraId="376BF744" w14:textId="139276AF" w:rsidR="0078163D" w:rsidRDefault="007A114E" w:rsidP="007A114E">
      <w:pPr>
        <w:spacing w:after="158"/>
        <w:ind w:left="-5"/>
        <w:rPr>
          <w:lang w:val="es-ES"/>
        </w:rPr>
        <w:sectPr w:rsidR="0078163D" w:rsidSect="008F751A">
          <w:pgSz w:w="11906" w:h="16838" w:code="9"/>
          <w:pgMar w:top="1440" w:right="1440" w:bottom="1440" w:left="1440" w:header="720" w:footer="720" w:gutter="0"/>
          <w:cols w:space="720"/>
          <w:docGrid w:linePitch="299"/>
        </w:sectPr>
      </w:pPr>
      <w:r w:rsidRPr="007A114E">
        <w:rPr>
          <w:lang w:val="es-ES"/>
        </w:rPr>
        <w:t xml:space="preserve">Los análisis se reportan mediante </w:t>
      </w:r>
      <w:r w:rsidRPr="007A114E">
        <w:rPr>
          <w:i/>
          <w:lang w:val="es-ES"/>
        </w:rPr>
        <w:t>Jupyter Notebooks</w:t>
      </w:r>
      <w:r w:rsidRPr="007A114E">
        <w:rPr>
          <w:lang w:val="es-ES"/>
        </w:rPr>
        <w:t xml:space="preserve"> </w:t>
      </w:r>
      <w:sdt>
        <w:sdtPr>
          <w:rPr>
            <w:lang w:val="es-ES"/>
          </w:rPr>
          <w:id w:val="-1532484293"/>
          <w:citation/>
        </w:sdtPr>
        <w:sdtContent>
          <w:r>
            <w:rPr>
              <w:lang w:val="es-ES"/>
            </w:rPr>
            <w:fldChar w:fldCharType="begin"/>
          </w:r>
          <w:r>
            <w:rPr>
              <w:lang w:val="es-ES"/>
            </w:rPr>
            <w:instrText xml:space="preserve"> CITATION Klu16 \l 3082 </w:instrText>
          </w:r>
          <w:r>
            <w:rPr>
              <w:lang w:val="es-ES"/>
            </w:rPr>
            <w:fldChar w:fldCharType="separate"/>
          </w:r>
          <w:r w:rsidR="00DF1269" w:rsidRPr="00DF1269">
            <w:rPr>
              <w:noProof/>
              <w:lang w:val="es-ES"/>
            </w:rPr>
            <w:t>[18]</w:t>
          </w:r>
          <w:r>
            <w:rPr>
              <w:lang w:val="es-ES"/>
            </w:rPr>
            <w:fldChar w:fldCharType="end"/>
          </w:r>
        </w:sdtContent>
      </w:sdt>
      <w:r w:rsidRPr="007A114E">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Sección </w:t>
      </w:r>
      <w:r>
        <w:rPr>
          <w:lang w:val="es-ES"/>
        </w:rPr>
        <w:fldChar w:fldCharType="begin"/>
      </w:r>
      <w:r>
        <w:rPr>
          <w:lang w:val="es-ES"/>
        </w:rPr>
        <w:instrText xml:space="preserve"> REF _Ref75975197 \w \h </w:instrText>
      </w:r>
      <w:r>
        <w:rPr>
          <w:lang w:val="es-ES"/>
        </w:rPr>
      </w:r>
      <w:r>
        <w:rPr>
          <w:lang w:val="es-ES"/>
        </w:rPr>
        <w:fldChar w:fldCharType="separate"/>
      </w:r>
      <w:r w:rsidR="0049669E">
        <w:rPr>
          <w:lang w:val="es-ES"/>
        </w:rPr>
        <w:t>3.2</w:t>
      </w:r>
      <w:r>
        <w:rPr>
          <w:lang w:val="es-ES"/>
        </w:rPr>
        <w:fldChar w:fldCharType="end"/>
      </w:r>
      <w:r w:rsidRPr="007A114E">
        <w:rPr>
          <w:lang w:val="es-ES"/>
        </w:rPr>
        <w:t xml:space="preserve">, siguiendo los análisis descritos en el párrafo anterior. De este modo, se creó una colección de 48 </w:t>
      </w:r>
      <w:r w:rsidRPr="007A114E">
        <w:rPr>
          <w:i/>
          <w:lang w:val="es-ES"/>
        </w:rPr>
        <w:t>notebooks</w:t>
      </w:r>
      <w:r w:rsidRPr="007A114E">
        <w:rPr>
          <w:lang w:val="es-ES"/>
        </w:rPr>
        <w:t xml:space="preserve"> con todos los análisis llevados a cabo. El Anexo </w:t>
      </w:r>
      <w:r>
        <w:rPr>
          <w:lang w:val="es-ES"/>
        </w:rPr>
        <w:fldChar w:fldCharType="begin"/>
      </w:r>
      <w:r>
        <w:rPr>
          <w:lang w:val="es-ES"/>
        </w:rPr>
        <w:instrText xml:space="preserve"> REF _Ref168487158 \w \h </w:instrText>
      </w:r>
      <w:r>
        <w:rPr>
          <w:lang w:val="es-ES"/>
        </w:rPr>
      </w:r>
      <w:r>
        <w:rPr>
          <w:lang w:val="es-ES"/>
        </w:rPr>
        <w:fldChar w:fldCharType="separate"/>
      </w:r>
      <w:r w:rsidR="0049669E">
        <w:rPr>
          <w:lang w:val="es-ES"/>
        </w:rPr>
        <w:t>9.2</w:t>
      </w:r>
      <w:r>
        <w:rPr>
          <w:lang w:val="es-ES"/>
        </w:rPr>
        <w:fldChar w:fldCharType="end"/>
      </w:r>
      <w:r w:rsidRPr="007A114E">
        <w:rPr>
          <w:lang w:val="es-ES"/>
        </w:rPr>
        <w:t xml:space="preserve"> contiene todos los resultados obtenidos durante el análisis, y en el Capítulo </w:t>
      </w:r>
      <w:r>
        <w:rPr>
          <w:lang w:val="es-ES"/>
        </w:rPr>
        <w:fldChar w:fldCharType="begin"/>
      </w:r>
      <w:r>
        <w:rPr>
          <w:lang w:val="es-ES"/>
        </w:rPr>
        <w:instrText xml:space="preserve"> REF _Ref75440988 \w \h </w:instrText>
      </w:r>
      <w:r>
        <w:rPr>
          <w:lang w:val="es-ES"/>
        </w:rPr>
      </w:r>
      <w:r>
        <w:rPr>
          <w:lang w:val="es-ES"/>
        </w:rPr>
        <w:fldChar w:fldCharType="separate"/>
      </w:r>
      <w:r w:rsidR="0049669E">
        <w:rPr>
          <w:lang w:val="es-ES"/>
        </w:rPr>
        <w:t>5</w:t>
      </w:r>
      <w:r>
        <w:rPr>
          <w:lang w:val="es-ES"/>
        </w:rPr>
        <w:fldChar w:fldCharType="end"/>
      </w:r>
      <w:r w:rsidRPr="007A114E">
        <w:rPr>
          <w:lang w:val="es-ES"/>
        </w:rPr>
        <w:t xml:space="preserve"> se resaltan los resultados más interesantes. Todos los </w:t>
      </w:r>
      <w:r w:rsidRPr="007A114E">
        <w:rPr>
          <w:i/>
          <w:lang w:val="es-ES"/>
        </w:rPr>
        <w:t>notebooks</w:t>
      </w:r>
      <w:r w:rsidRPr="007A114E">
        <w:rPr>
          <w:lang w:val="es-ES"/>
        </w:rPr>
        <w:t xml:space="preserve"> implementados están disponibles para su consulta en</w:t>
      </w:r>
      <w:r>
        <w:rPr>
          <w:lang w:val="es-ES"/>
        </w:rPr>
        <w:t xml:space="preserve"> </w:t>
      </w:r>
      <w:sdt>
        <w:sdtPr>
          <w:rPr>
            <w:lang w:val="es-ES"/>
          </w:rPr>
          <w:id w:val="751627579"/>
          <w:citation/>
        </w:sdtPr>
        <w:sdtContent>
          <w:r>
            <w:rPr>
              <w:lang w:val="es-ES"/>
            </w:rPr>
            <w:fldChar w:fldCharType="begin"/>
          </w:r>
          <w:r>
            <w:rPr>
              <w:lang w:val="es-ES"/>
            </w:rPr>
            <w:instrText xml:space="preserve"> CITATION Com24 \l 3082 </w:instrText>
          </w:r>
          <w:r>
            <w:rPr>
              <w:lang w:val="es-ES"/>
            </w:rPr>
            <w:fldChar w:fldCharType="separate"/>
          </w:r>
          <w:r w:rsidR="00DF1269" w:rsidRPr="00DF1269">
            <w:rPr>
              <w:noProof/>
              <w:lang w:val="es-ES"/>
            </w:rPr>
            <w:t>[19]</w:t>
          </w:r>
          <w:r>
            <w:rPr>
              <w:lang w:val="es-ES"/>
            </w:rPr>
            <w:fldChar w:fldCharType="end"/>
          </w:r>
        </w:sdtContent>
      </w:sdt>
      <w:r w:rsidRPr="007A114E">
        <w:rPr>
          <w:lang w:val="es-ES"/>
        </w:rPr>
        <w:t xml:space="preserve"> e</w:t>
      </w:r>
      <w:r>
        <w:rPr>
          <w:lang w:val="es-ES"/>
        </w:rPr>
        <w:t xml:space="preserve"> </w:t>
      </w:r>
      <w:r w:rsidRPr="007A114E">
        <w:rPr>
          <w:lang w:val="es-ES"/>
        </w:rPr>
        <w:t xml:space="preserve">incluidos como </w:t>
      </w:r>
      <w:r w:rsidRPr="00156116">
        <w:rPr>
          <w:lang w:val="es-ES"/>
        </w:rPr>
        <w:t>Anexo</w:t>
      </w:r>
      <w:r w:rsidR="00156116" w:rsidRPr="00156116">
        <w:rPr>
          <w:lang w:val="es-ES"/>
        </w:rPr>
        <w:t xml:space="preserve"> </w:t>
      </w:r>
      <w:r w:rsidR="00156116" w:rsidRPr="00156116">
        <w:rPr>
          <w:lang w:val="es-ES"/>
        </w:rPr>
        <w:fldChar w:fldCharType="begin"/>
      </w:r>
      <w:r w:rsidR="00156116" w:rsidRPr="00156116">
        <w:rPr>
          <w:lang w:val="es-ES"/>
        </w:rPr>
        <w:instrText xml:space="preserve"> REF _Ref171254400 \r \h </w:instrText>
      </w:r>
      <w:r w:rsidR="00156116">
        <w:rPr>
          <w:lang w:val="es-ES"/>
        </w:rPr>
        <w:instrText xml:space="preserve"> \* MERGEFORMAT </w:instrText>
      </w:r>
      <w:r w:rsidR="00156116" w:rsidRPr="00156116">
        <w:rPr>
          <w:lang w:val="es-ES"/>
        </w:rPr>
      </w:r>
      <w:r w:rsidR="00156116" w:rsidRPr="00156116">
        <w:rPr>
          <w:lang w:val="es-ES"/>
        </w:rPr>
        <w:fldChar w:fldCharType="separate"/>
      </w:r>
      <w:r w:rsidR="0049669E">
        <w:rPr>
          <w:lang w:val="es-ES"/>
        </w:rPr>
        <w:t>9.4</w:t>
      </w:r>
      <w:r w:rsidR="00156116" w:rsidRPr="00156116">
        <w:rPr>
          <w:lang w:val="es-ES"/>
        </w:rPr>
        <w:fldChar w:fldCharType="end"/>
      </w:r>
      <w:r w:rsidRPr="00156116">
        <w:rPr>
          <w:lang w:val="es-ES"/>
        </w:rPr>
        <w:t>.</w:t>
      </w:r>
      <w:r w:rsidRPr="007A114E">
        <w:rPr>
          <w:lang w:val="es-ES"/>
        </w:rPr>
        <w:t xml:space="preserve"> </w:t>
      </w:r>
    </w:p>
    <w:p w14:paraId="0D0DEC1B" w14:textId="4AF4ED73" w:rsidR="00C711C0" w:rsidRPr="005B1D7A" w:rsidRDefault="005B2F8C" w:rsidP="003452B6">
      <w:pPr>
        <w:pStyle w:val="Ttulo1"/>
        <w:rPr>
          <w:lang w:val="es-ES_tradnl"/>
        </w:rPr>
      </w:pPr>
      <w:bookmarkStart w:id="86" w:name="_Ref75440975"/>
      <w:bookmarkStart w:id="87" w:name="_Toc171272975"/>
      <w:r w:rsidRPr="005B1D7A">
        <w:rPr>
          <w:lang w:val="es-ES_tradnl"/>
        </w:rPr>
        <w:lastRenderedPageBreak/>
        <w:t>Metodología</w:t>
      </w:r>
      <w:bookmarkEnd w:id="86"/>
      <w:bookmarkEnd w:id="87"/>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8" w:name="_Ref76050315"/>
      <w:bookmarkStart w:id="89" w:name="_Toc171272976"/>
      <w:r>
        <w:rPr>
          <w:lang w:val="es-ES"/>
        </w:rPr>
        <w:t>Conjunto de Datos</w:t>
      </w:r>
      <w:bookmarkEnd w:id="88"/>
      <w:bookmarkEnd w:id="89"/>
    </w:p>
    <w:p w14:paraId="092BB7A8" w14:textId="77777777" w:rsidR="005B2F8C" w:rsidRPr="00D33357" w:rsidRDefault="005B2F8C" w:rsidP="005B2F8C">
      <w:pPr>
        <w:spacing w:after="0"/>
        <w:rPr>
          <w:lang w:val="es-ES"/>
        </w:rPr>
      </w:pPr>
    </w:p>
    <w:p w14:paraId="52D7E654" w14:textId="11E3B46F" w:rsidR="007A114E" w:rsidRPr="007A114E" w:rsidRDefault="007A114E" w:rsidP="007A114E">
      <w:pPr>
        <w:ind w:left="-5"/>
        <w:rPr>
          <w:lang w:val="es-ES"/>
        </w:rPr>
      </w:pPr>
      <w:r w:rsidRPr="007A114E">
        <w:rPr>
          <w:lang w:val="es-ES"/>
        </w:rPr>
        <w:t>El conjunto de datos utilizado incluye programas escritos tanto por programadores principiantes como por expertos, sumando un total de 13.94 millones de nodos de ASTs (</w:t>
      </w:r>
      <w:r>
        <w:rPr>
          <w:highlight w:val="yellow"/>
          <w:lang w:val="es-ES"/>
        </w:rPr>
        <w:fldChar w:fldCharType="begin"/>
      </w:r>
      <w:r>
        <w:rPr>
          <w:highlight w:val="yellow"/>
          <w:lang w:val="es-ES"/>
        </w:rPr>
        <w:instrText xml:space="preserve"> REF _Ref168482858 \h </w:instrText>
      </w:r>
      <w:r>
        <w:rPr>
          <w:highlight w:val="yellow"/>
          <w:lang w:val="es-ES"/>
        </w:rPr>
      </w:r>
      <w:r>
        <w:rPr>
          <w:highlight w:val="yellow"/>
          <w:lang w:val="es-ES"/>
        </w:rPr>
        <w:fldChar w:fldCharType="separate"/>
      </w:r>
      <w:r w:rsidR="0049669E" w:rsidRPr="00C3119F">
        <w:rPr>
          <w:lang w:val="es-ES"/>
        </w:rPr>
        <w:t xml:space="preserve">Tabla </w:t>
      </w:r>
      <w:r w:rsidR="0049669E">
        <w:rPr>
          <w:noProof/>
          <w:lang w:val="es-ES"/>
        </w:rPr>
        <w:t>17</w:t>
      </w:r>
      <w:r>
        <w:rPr>
          <w:highlight w:val="yellow"/>
          <w:lang w:val="es-ES"/>
        </w:rPr>
        <w:fldChar w:fldCharType="end"/>
      </w:r>
      <w:r w:rsidRPr="007A114E">
        <w:rPr>
          <w:lang w:val="es-ES"/>
        </w:rPr>
        <w:t xml:space="preserve">). Los programas de principiantes han sido obtenidos de estudiantes de primer año del Grado en Ingeniería de Software de la Universidad de Oviedo, durante el periodo 2020-2024, de la asignatura de Fundamentos de la Informática. Cada programa representa un examen o una práctica realizada por un alumno o por un grupo de alumnos. </w:t>
      </w:r>
    </w:p>
    <w:p w14:paraId="3FABF3DD" w14:textId="77777777" w:rsidR="007A114E" w:rsidRPr="007A114E" w:rsidRDefault="007A114E" w:rsidP="007A114E">
      <w:pPr>
        <w:spacing w:after="0"/>
        <w:jc w:val="left"/>
        <w:rPr>
          <w:lang w:val="es-ES"/>
        </w:rPr>
      </w:pPr>
      <w:r w:rsidRPr="007A114E">
        <w:rPr>
          <w:lang w:val="es-ES"/>
        </w:rPr>
        <w:t xml:space="preserve"> </w:t>
      </w:r>
    </w:p>
    <w:p w14:paraId="0D0B88A2" w14:textId="45990290" w:rsidR="007A114E" w:rsidRPr="007A114E" w:rsidRDefault="007A114E" w:rsidP="00156116">
      <w:pPr>
        <w:ind w:left="-5"/>
        <w:rPr>
          <w:lang w:val="es-ES"/>
        </w:rPr>
      </w:pPr>
      <w:r w:rsidRPr="007A114E">
        <w:rPr>
          <w:lang w:val="es-ES"/>
        </w:rPr>
        <w:t xml:space="preserve">El código fuente de los programas escritos por expertos fue obtenido utilizando la </w:t>
      </w:r>
      <w:r w:rsidRPr="007A114E">
        <w:rPr>
          <w:i/>
          <w:lang w:val="es-ES"/>
        </w:rPr>
        <w:t>API</w:t>
      </w:r>
      <w:r w:rsidRPr="007A114E">
        <w:rPr>
          <w:lang w:val="es-ES"/>
        </w:rPr>
        <w:t xml:space="preserve"> de </w:t>
      </w:r>
      <w:r w:rsidRPr="007A114E">
        <w:rPr>
          <w:i/>
          <w:lang w:val="es-ES"/>
        </w:rPr>
        <w:t>GitHub</w:t>
      </w:r>
      <w:r w:rsidRPr="007A114E">
        <w:rPr>
          <w:lang w:val="es-ES"/>
        </w:rPr>
        <w:t xml:space="preserve"> </w:t>
      </w:r>
      <w:sdt>
        <w:sdtPr>
          <w:rPr>
            <w:lang w:val="es-ES"/>
          </w:rPr>
          <w:id w:val="1815065397"/>
          <w:citation/>
        </w:sdtPr>
        <w:sdtContent>
          <w:r>
            <w:rPr>
              <w:lang w:val="es-ES"/>
            </w:rPr>
            <w:fldChar w:fldCharType="begin"/>
          </w:r>
          <w:r>
            <w:rPr>
              <w:lang w:val="es-ES"/>
            </w:rPr>
            <w:instrText xml:space="preserve"> CITATION Git24 \l 3082 </w:instrText>
          </w:r>
          <w:r>
            <w:rPr>
              <w:lang w:val="es-ES"/>
            </w:rPr>
            <w:fldChar w:fldCharType="separate"/>
          </w:r>
          <w:r w:rsidR="00DF1269" w:rsidRPr="00DF1269">
            <w:rPr>
              <w:noProof/>
              <w:lang w:val="es-ES"/>
            </w:rPr>
            <w:t>[20]</w:t>
          </w:r>
          <w:r>
            <w:rPr>
              <w:lang w:val="es-ES"/>
            </w:rPr>
            <w:fldChar w:fldCharType="end"/>
          </w:r>
        </w:sdtContent>
      </w:sdt>
      <w:r w:rsidRPr="007A114E">
        <w:rPr>
          <w:lang w:val="es-ES"/>
        </w:rPr>
        <w:t xml:space="preserve">, que permite acceder a los repositorios públicos con licencia </w:t>
      </w:r>
      <w:r w:rsidRPr="007A114E">
        <w:rPr>
          <w:i/>
          <w:lang w:val="es-ES"/>
        </w:rPr>
        <w:t>open source</w:t>
      </w:r>
      <w:r w:rsidRPr="007A114E">
        <w:rPr>
          <w:lang w:val="es-ES"/>
        </w:rPr>
        <w:t xml:space="preserve"> más relevantes. Aunque los detalles exactos del algoritmo utilizado por la </w:t>
      </w:r>
      <w:r w:rsidRPr="007A114E">
        <w:rPr>
          <w:i/>
          <w:lang w:val="es-ES"/>
        </w:rPr>
        <w:t>API</w:t>
      </w:r>
      <w:r w:rsidRPr="007A114E">
        <w:rPr>
          <w:lang w:val="es-ES"/>
        </w:rPr>
        <w:t xml:space="preserve"> de GitHub para devolver los repositorios no están públicamente documentados, se sabe que tiene en cuenta factores como la fecha de última actividad, la relevancia del título y la descripción, así como el número de estrellas, contribuidores y </w:t>
      </w:r>
      <w:r w:rsidRPr="007A114E">
        <w:rPr>
          <w:i/>
          <w:lang w:val="es-ES"/>
        </w:rPr>
        <w:t>forks</w:t>
      </w:r>
      <w:r w:rsidRPr="007A114E">
        <w:rPr>
          <w:lang w:val="es-ES"/>
        </w:rPr>
        <w:t xml:space="preserve"> para determinar la relevancia de los repositorios. Dado que en este proyecto nos enfocamos exclusivamente en proyectos escritos en Python, utilizamos la </w:t>
      </w:r>
      <w:r w:rsidRPr="007A114E">
        <w:rPr>
          <w:i/>
          <w:lang w:val="es-ES"/>
        </w:rPr>
        <w:t>API</w:t>
      </w:r>
      <w:r w:rsidRPr="007A114E">
        <w:rPr>
          <w:lang w:val="es-ES"/>
        </w:rPr>
        <w:t xml:space="preserve"> de </w:t>
      </w:r>
      <w:r w:rsidRPr="007A114E">
        <w:rPr>
          <w:i/>
          <w:lang w:val="es-ES"/>
        </w:rPr>
        <w:t>GitHub</w:t>
      </w:r>
      <w:r w:rsidRPr="007A114E">
        <w:rPr>
          <w:lang w:val="es-ES"/>
        </w:rPr>
        <w:t xml:space="preserve"> para filtrar y obtener únicamente repositorios que estuvieran etiquetados como proyectos escritos en este lenguaje de programación. Una vez obtenida la lista de resultados (en el Anexo</w:t>
      </w:r>
      <w:r w:rsidRPr="00B31D4F">
        <w:rPr>
          <w:lang w:val="es-ES"/>
        </w:rPr>
        <w:t xml:space="preserve"> </w:t>
      </w:r>
      <w:r>
        <w:rPr>
          <w:lang w:val="es-ES"/>
        </w:rPr>
        <w:fldChar w:fldCharType="begin"/>
      </w:r>
      <w:r>
        <w:rPr>
          <w:lang w:val="es-ES"/>
        </w:rPr>
        <w:instrText xml:space="preserve"> REF _Ref169868963 \w \h </w:instrText>
      </w:r>
      <w:r>
        <w:rPr>
          <w:lang w:val="es-ES"/>
        </w:rPr>
      </w:r>
      <w:r>
        <w:rPr>
          <w:lang w:val="es-ES"/>
        </w:rPr>
        <w:fldChar w:fldCharType="separate"/>
      </w:r>
      <w:r w:rsidR="0049669E">
        <w:rPr>
          <w:lang w:val="es-ES"/>
        </w:rPr>
        <w:t>9.3</w:t>
      </w:r>
      <w:r>
        <w:rPr>
          <w:lang w:val="es-ES"/>
        </w:rPr>
        <w:fldChar w:fldCharType="end"/>
      </w:r>
      <w:r>
        <w:rPr>
          <w:lang w:val="es-ES"/>
        </w:rPr>
        <w:t xml:space="preserve"> </w:t>
      </w:r>
      <w:r w:rsidRPr="007A114E">
        <w:rPr>
          <w:lang w:val="es-ES"/>
        </w:rPr>
        <w:t xml:space="preserve">está disponible la lista completa), utilizamos </w:t>
      </w:r>
      <w:r w:rsidRPr="007A114E">
        <w:rPr>
          <w:i/>
          <w:lang w:val="es-ES"/>
        </w:rPr>
        <w:t>Git</w:t>
      </w:r>
      <w:r w:rsidRPr="007A114E">
        <w:rPr>
          <w:lang w:val="es-ES"/>
        </w:rPr>
        <w:t xml:space="preserve"> para clonar estos repositorios y obtener así el código fuente completo. Este proceso nos ha permitido analizar grandes volúmenes de código Python provenientes de proyectos reales y diversos. </w:t>
      </w:r>
    </w:p>
    <w:p w14:paraId="691DAF87" w14:textId="0E856EFE" w:rsidR="007A114E" w:rsidRDefault="007A114E" w:rsidP="007A114E">
      <w:pPr>
        <w:spacing w:after="0"/>
        <w:rPr>
          <w:lang w:val="es-ES"/>
        </w:rPr>
      </w:pPr>
      <w:r w:rsidRPr="007A114E">
        <w:rPr>
          <w:lang w:val="es-ES"/>
        </w:rPr>
        <w:t>Finalmente, el conjunto de datos utilizado en este trabajo está formado por 1.609 programas con 18.226 ficheros Python.</w:t>
      </w:r>
    </w:p>
    <w:p w14:paraId="4B3B7EEA" w14:textId="77777777" w:rsidR="007A114E" w:rsidRDefault="007A114E" w:rsidP="002F06BC">
      <w:pPr>
        <w:spacing w:after="0"/>
        <w:rPr>
          <w:lang w:val="es-ES"/>
        </w:rPr>
      </w:pPr>
    </w:p>
    <w:p w14:paraId="4567B556" w14:textId="3D2A523A" w:rsidR="005B2F8C" w:rsidRPr="00C3119F" w:rsidRDefault="00184322" w:rsidP="005B2F8C">
      <w:pPr>
        <w:pStyle w:val="Descripcin"/>
        <w:jc w:val="center"/>
        <w:rPr>
          <w:sz w:val="14"/>
          <w:szCs w:val="14"/>
          <w:lang w:val="es-ES"/>
        </w:rPr>
      </w:pPr>
      <w:bookmarkStart w:id="90" w:name="_Ref168482858"/>
      <w:bookmarkStart w:id="91" w:name="_Toc75449470"/>
      <w:bookmarkStart w:id="92" w:name="_Ref168482851"/>
      <w:bookmarkStart w:id="93" w:name="_Toc171333462"/>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49669E">
        <w:rPr>
          <w:noProof/>
          <w:lang w:val="es-ES"/>
        </w:rPr>
        <w:t>17</w:t>
      </w:r>
      <w:r w:rsidRPr="00C3119F">
        <w:rPr>
          <w:lang w:val="es-ES"/>
        </w:rPr>
        <w:fldChar w:fldCharType="end"/>
      </w:r>
      <w:bookmarkEnd w:id="90"/>
      <w:r w:rsidRPr="00C3119F">
        <w:rPr>
          <w:lang w:val="es-ES"/>
        </w:rPr>
        <w:t>:</w:t>
      </w:r>
      <w:r w:rsidR="003A452C" w:rsidRPr="00C3119F">
        <w:rPr>
          <w:lang w:val="es-ES"/>
        </w:rPr>
        <w:t xml:space="preserve"> </w:t>
      </w:r>
      <w:r w:rsidR="005B2F8C" w:rsidRPr="00C3119F">
        <w:rPr>
          <w:lang w:val="es-ES"/>
        </w:rPr>
        <w:t>Número de Nodos de los AST</w:t>
      </w:r>
      <w:bookmarkEnd w:id="91"/>
      <w:r w:rsidR="003A452C" w:rsidRPr="00C3119F">
        <w:rPr>
          <w:lang w:val="es-ES"/>
        </w:rPr>
        <w:t>s</w:t>
      </w:r>
      <w:bookmarkEnd w:id="92"/>
      <w:bookmarkEnd w:id="93"/>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C1BD77E" w14:textId="77777777" w:rsidR="007A114E" w:rsidRDefault="007A114E" w:rsidP="00A34792">
      <w:pPr>
        <w:rPr>
          <w:lang w:val="es-ES_tradnl"/>
        </w:rPr>
      </w:pPr>
    </w:p>
    <w:p w14:paraId="27F7697A" w14:textId="77777777" w:rsidR="00156116" w:rsidRDefault="00156116" w:rsidP="00A34792">
      <w:pPr>
        <w:rPr>
          <w:lang w:val="es-ES_tradnl"/>
        </w:rPr>
      </w:pPr>
    </w:p>
    <w:p w14:paraId="57257428" w14:textId="0EDEE86E" w:rsidR="007A114E" w:rsidRPr="007A114E" w:rsidRDefault="007A114E" w:rsidP="007A114E">
      <w:pPr>
        <w:spacing w:after="155"/>
        <w:ind w:left="-5"/>
        <w:rPr>
          <w:lang w:val="es-ES"/>
        </w:rPr>
      </w:pPr>
      <w:r w:rsidRPr="007A114E">
        <w:rPr>
          <w:lang w:val="es-ES"/>
        </w:rPr>
        <w:t xml:space="preserve">En la </w:t>
      </w:r>
      <w:r>
        <w:rPr>
          <w:highlight w:val="yellow"/>
          <w:lang w:val="es-ES_tradnl"/>
        </w:rPr>
        <w:fldChar w:fldCharType="begin"/>
      </w:r>
      <w:r>
        <w:rPr>
          <w:highlight w:val="yellow"/>
          <w:lang w:val="es-ES_tradnl"/>
        </w:rPr>
        <w:instrText xml:space="preserve"> REF _Ref168482858 \h </w:instrText>
      </w:r>
      <w:r>
        <w:rPr>
          <w:highlight w:val="yellow"/>
          <w:lang w:val="es-ES_tradnl"/>
        </w:rPr>
      </w:r>
      <w:r>
        <w:rPr>
          <w:highlight w:val="yellow"/>
          <w:lang w:val="es-ES_tradnl"/>
        </w:rPr>
        <w:fldChar w:fldCharType="separate"/>
      </w:r>
      <w:r w:rsidR="0049669E" w:rsidRPr="00C3119F">
        <w:rPr>
          <w:lang w:val="es-ES"/>
        </w:rPr>
        <w:t xml:space="preserve">Tabla </w:t>
      </w:r>
      <w:r w:rsidR="0049669E">
        <w:rPr>
          <w:noProof/>
          <w:lang w:val="es-ES"/>
        </w:rPr>
        <w:t>17</w:t>
      </w:r>
      <w:r>
        <w:rPr>
          <w:highlight w:val="yellow"/>
          <w:lang w:val="es-ES_tradnl"/>
        </w:rPr>
        <w:fldChar w:fldCharType="end"/>
      </w:r>
      <w:r w:rsidRPr="007A114E">
        <w:rPr>
          <w:lang w:val="es-ES"/>
        </w:rPr>
        <w:t>, podemos observar que la distribución de los datos para cada clase de programador se encuentra relativamente equilibrada, excepto en el caso de los programas. Esto se debe a que los proyectos expertos son de mayor entidad y contienen un mayor número de archivos. El habrer añadido más proyectos de desarrolladores expertos hubiese desequilibrado el resto de las tablas. En la construcción del conjunto de datos, se buscaba lograr un mayor equilibrio en las demás construcciones sintácticas, independientemente del número de programas, al que daremos menos importancia en los informes realizados a la hora de considerar el nivel de experiencia del programador.</w:t>
      </w:r>
    </w:p>
    <w:p w14:paraId="52E5FCBE" w14:textId="0A180E87" w:rsidR="007A114E" w:rsidRPr="007A114E" w:rsidRDefault="007A114E" w:rsidP="007A114E">
      <w:pPr>
        <w:spacing w:after="155"/>
        <w:ind w:left="-5"/>
        <w:rPr>
          <w:lang w:val="es-ES"/>
        </w:rPr>
      </w:pPr>
      <w:r w:rsidRPr="007A114E">
        <w:rPr>
          <w:lang w:val="es-ES"/>
        </w:rPr>
        <w:t xml:space="preserve">A partir del código fuente, se generan los </w:t>
      </w:r>
      <w:r w:rsidRPr="00276D3C">
        <w:rPr>
          <w:iCs/>
          <w:lang w:val="es-ES"/>
        </w:rPr>
        <w:t>ASTs</w:t>
      </w:r>
      <w:r w:rsidRPr="007A114E">
        <w:rPr>
          <w:lang w:val="es-ES"/>
        </w:rPr>
        <w:t xml:space="preserve"> y se recorren éstos para para rellenar las 16 tablas definidas en </w:t>
      </w:r>
      <w:r w:rsidRPr="00C3119F">
        <w:rPr>
          <w:lang w:val="es-ES"/>
        </w:rPr>
        <w:t xml:space="preserve">la Sección </w:t>
      </w:r>
      <w:r w:rsidRPr="00C3119F">
        <w:rPr>
          <w:lang w:val="es-ES"/>
        </w:rPr>
        <w:fldChar w:fldCharType="begin"/>
      </w:r>
      <w:r w:rsidRPr="00C3119F">
        <w:rPr>
          <w:lang w:val="es-ES"/>
        </w:rPr>
        <w:instrText xml:space="preserve"> REF _Ref75975197 \w \h </w:instrText>
      </w:r>
      <w:r>
        <w:rPr>
          <w:lang w:val="es-ES"/>
        </w:rPr>
        <w:instrText xml:space="preserve"> \* MERGEFORMAT </w:instrText>
      </w:r>
      <w:r w:rsidRPr="00C3119F">
        <w:rPr>
          <w:lang w:val="es-ES"/>
        </w:rPr>
      </w:r>
      <w:r w:rsidRPr="00C3119F">
        <w:rPr>
          <w:lang w:val="es-ES"/>
        </w:rPr>
        <w:fldChar w:fldCharType="separate"/>
      </w:r>
      <w:r w:rsidR="0049669E">
        <w:rPr>
          <w:lang w:val="es-ES"/>
        </w:rPr>
        <w:t>3.2</w:t>
      </w:r>
      <w:r w:rsidRPr="00C3119F">
        <w:rPr>
          <w:lang w:val="es-ES"/>
        </w:rPr>
        <w:fldChar w:fldCharType="end"/>
      </w:r>
      <w:r w:rsidRPr="00C3119F">
        <w:rPr>
          <w:lang w:val="es-ES"/>
        </w:rPr>
        <w:t xml:space="preserve">. La </w:t>
      </w:r>
      <w:r w:rsidRPr="00C3119F">
        <w:rPr>
          <w:lang w:val="es-ES"/>
        </w:rPr>
        <w:fldChar w:fldCharType="begin"/>
      </w:r>
      <w:r w:rsidRPr="00C3119F">
        <w:rPr>
          <w:lang w:val="es-ES"/>
        </w:rPr>
        <w:instrText xml:space="preserve"> REF _Ref168482858 \h </w:instrText>
      </w:r>
      <w:r>
        <w:rPr>
          <w:lang w:val="es-ES"/>
        </w:rPr>
        <w:instrText xml:space="preserve"> \* MERGEFORMAT </w:instrText>
      </w:r>
      <w:r w:rsidRPr="00C3119F">
        <w:rPr>
          <w:lang w:val="es-ES"/>
        </w:rPr>
      </w:r>
      <w:r w:rsidRPr="00C3119F">
        <w:rPr>
          <w:lang w:val="es-ES"/>
        </w:rPr>
        <w:fldChar w:fldCharType="separate"/>
      </w:r>
      <w:r w:rsidR="0049669E" w:rsidRPr="00C3119F">
        <w:rPr>
          <w:lang w:val="es-ES"/>
        </w:rPr>
        <w:t xml:space="preserve">Tabla </w:t>
      </w:r>
      <w:r w:rsidR="0049669E">
        <w:rPr>
          <w:noProof/>
          <w:lang w:val="es-ES"/>
        </w:rPr>
        <w:t>17</w:t>
      </w:r>
      <w:r w:rsidRPr="00C3119F">
        <w:rPr>
          <w:lang w:val="es-ES"/>
        </w:rPr>
        <w:fldChar w:fldCharType="end"/>
      </w:r>
      <w:r w:rsidRPr="00C3119F">
        <w:rPr>
          <w:lang w:val="es-ES"/>
        </w:rPr>
        <w:t xml:space="preserve"> </w:t>
      </w:r>
      <w:r w:rsidRPr="007A114E">
        <w:rPr>
          <w:lang w:val="es-ES"/>
        </w:rPr>
        <w:t xml:space="preserve">muestra el número de nodos </w:t>
      </w:r>
      <w:r w:rsidRPr="00276D3C">
        <w:rPr>
          <w:iCs/>
          <w:lang w:val="es-ES"/>
        </w:rPr>
        <w:t>AST</w:t>
      </w:r>
      <w:r w:rsidRPr="007A114E">
        <w:rPr>
          <w:lang w:val="es-ES"/>
        </w:rPr>
        <w:t xml:space="preserve"> obtenidos para cada una de las tablas, observándose cómo la base de datos tiene un total de casi 14 millones de entradas.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4" w:name="_Ref170738286"/>
      <w:bookmarkStart w:id="95" w:name="_Toc171272977"/>
      <w:r>
        <w:rPr>
          <w:lang w:val="es-ES_tradnl"/>
        </w:rPr>
        <w:t>Análisis de anomalías</w:t>
      </w:r>
      <w:bookmarkEnd w:id="94"/>
      <w:bookmarkEnd w:id="95"/>
    </w:p>
    <w:p w14:paraId="691CE0BD" w14:textId="77777777" w:rsidR="00095E81" w:rsidRDefault="00095E81" w:rsidP="00095E81">
      <w:pPr>
        <w:rPr>
          <w:lang w:val="es-ES_tradnl"/>
        </w:rPr>
      </w:pPr>
    </w:p>
    <w:p w14:paraId="2D3B0967" w14:textId="06940C31" w:rsidR="0078163D" w:rsidRPr="0078163D" w:rsidRDefault="0078163D" w:rsidP="0078163D">
      <w:pPr>
        <w:spacing w:after="227"/>
        <w:ind w:left="-5"/>
        <w:rPr>
          <w:lang w:val="es-ES"/>
        </w:rPr>
      </w:pPr>
      <w:r w:rsidRPr="0078163D">
        <w:rPr>
          <w:lang w:val="es-ES"/>
        </w:rPr>
        <w:t>Los datos utilizados pueden contener instancias con valores atípicos, representando construcciones sintácticas significativamente distintas al resto de la población. La identificación y análisis de anomalías (</w:t>
      </w:r>
      <w:r w:rsidRPr="0078163D">
        <w:rPr>
          <w:i/>
          <w:lang w:val="es-ES"/>
        </w:rPr>
        <w:t>outliers</w:t>
      </w:r>
      <w:r w:rsidRPr="0078163D">
        <w:rPr>
          <w:lang w:val="es-ES"/>
        </w:rPr>
        <w:t xml:space="preserve">) es importante para ofrecer una información valiosa y precisa del conjunto de datos obtenido en este trabajo. Adicionalmente, determinadas anomalías pueden deberse a errores en los datos, que deben ser eliminadas para evitar conclusiones erróneas </w:t>
      </w:r>
      <w:sdt>
        <w:sdtPr>
          <w:rPr>
            <w:lang w:val="es-ES"/>
          </w:rPr>
          <w:id w:val="834723072"/>
          <w:citation/>
        </w:sdtPr>
        <w:sdtContent>
          <w:r>
            <w:rPr>
              <w:lang w:val="es-ES"/>
            </w:rPr>
            <w:fldChar w:fldCharType="begin"/>
          </w:r>
          <w:r>
            <w:rPr>
              <w:lang w:val="es-ES"/>
            </w:rPr>
            <w:instrText xml:space="preserve"> CITATION Ada19 \l 3082 </w:instrText>
          </w:r>
          <w:r>
            <w:rPr>
              <w:lang w:val="es-ES"/>
            </w:rPr>
            <w:fldChar w:fldCharType="separate"/>
          </w:r>
          <w:r w:rsidR="00DF1269" w:rsidRPr="00DF1269">
            <w:rPr>
              <w:noProof/>
              <w:lang w:val="es-ES"/>
            </w:rPr>
            <w:t>[21]</w:t>
          </w:r>
          <w:r>
            <w:rPr>
              <w:lang w:val="es-ES"/>
            </w:rPr>
            <w:fldChar w:fldCharType="end"/>
          </w:r>
        </w:sdtContent>
      </w:sdt>
      <w:r w:rsidRPr="00DB4E1C">
        <w:rPr>
          <w:lang w:val="es-ES"/>
        </w:rPr>
        <w:t>.</w:t>
      </w:r>
    </w:p>
    <w:p w14:paraId="3A0DEC6A" w14:textId="1CCEEF58" w:rsidR="0078163D" w:rsidRPr="00DB4E1C" w:rsidRDefault="005C5F8D" w:rsidP="0078163D">
      <w:pPr>
        <w:rPr>
          <w:lang w:val="es-ES"/>
        </w:rPr>
      </w:pPr>
      <w:r w:rsidRPr="005C5F8D">
        <w:rPr>
          <w:lang w:val="es-ES"/>
        </w:rPr>
        <w:t xml:space="preserve">Nuestros conjuntos de datos poseen información tanto numérica como categórica. Para detectar valores anómalos univariables en los datos numéricos, empleamos el test de Tukey </w:t>
      </w:r>
      <w:sdt>
        <w:sdtPr>
          <w:rPr>
            <w:lang w:val="es-ES"/>
          </w:rPr>
          <w:id w:val="1803186903"/>
          <w:citation/>
        </w:sdtPr>
        <w:sdtContent>
          <w:r>
            <w:rPr>
              <w:lang w:val="es-ES"/>
            </w:rPr>
            <w:fldChar w:fldCharType="begin"/>
          </w:r>
          <w:r>
            <w:rPr>
              <w:lang w:val="es-ES"/>
            </w:rPr>
            <w:instrText xml:space="preserve"> CITATION Tuk77 \l 3082 </w:instrText>
          </w:r>
          <w:r>
            <w:rPr>
              <w:lang w:val="es-ES"/>
            </w:rPr>
            <w:fldChar w:fldCharType="separate"/>
          </w:r>
          <w:r w:rsidR="00DF1269" w:rsidRPr="00DF1269">
            <w:rPr>
              <w:noProof/>
              <w:lang w:val="es-ES"/>
            </w:rPr>
            <w:t>[22]</w:t>
          </w:r>
          <w:r>
            <w:rPr>
              <w:lang w:val="es-ES"/>
            </w:rPr>
            <w:fldChar w:fldCharType="end"/>
          </w:r>
        </w:sdtContent>
      </w:sdt>
      <w:r w:rsidRPr="005C5F8D">
        <w:rPr>
          <w:lang w:val="es-ES"/>
        </w:rPr>
        <w:t>. Este test se basa en comparaciones relativas al rango intercuartil</w:t>
      </w:r>
      <w:r w:rsidR="0078163D">
        <w:rPr>
          <w:lang w:val="es-ES"/>
        </w:rPr>
        <w:t xml:space="preserve"> (IQR)</w:t>
      </w:r>
      <w:r w:rsidR="0078163D" w:rsidRPr="00DB4E1C">
        <w:rPr>
          <w:lang w:val="es-ES"/>
        </w:rPr>
        <w:t>, definido como la diferencia entre el tercer y primer cuartil de una distribución (IQR = Q</w:t>
      </w:r>
      <w:r w:rsidR="0078163D" w:rsidRPr="009F116C">
        <w:rPr>
          <w:vertAlign w:val="subscript"/>
          <w:lang w:val="es-ES"/>
        </w:rPr>
        <w:t>3</w:t>
      </w:r>
      <w:r w:rsidR="0078163D" w:rsidRPr="00DB4E1C">
        <w:rPr>
          <w:lang w:val="es-ES"/>
        </w:rPr>
        <w:t xml:space="preserve"> – Q</w:t>
      </w:r>
      <w:r w:rsidR="0078163D" w:rsidRPr="009F116C">
        <w:rPr>
          <w:vertAlign w:val="subscript"/>
          <w:lang w:val="es-ES"/>
        </w:rPr>
        <w:t>1</w:t>
      </w:r>
      <w:r w:rsidR="0078163D" w:rsidRPr="00DB4E1C">
        <w:rPr>
          <w:lang w:val="es-ES"/>
        </w:rPr>
        <w:t>)</w:t>
      </w:r>
      <w:r w:rsidR="0078163D">
        <w:rPr>
          <w:lang w:val="es-ES"/>
        </w:rPr>
        <w:t xml:space="preserve">, </w:t>
      </w:r>
      <w:r w:rsidR="0078163D" w:rsidRPr="009F116C">
        <w:rPr>
          <w:lang w:val="es-ES"/>
        </w:rPr>
        <w:t>donde Q</w:t>
      </w:r>
      <w:r w:rsidR="0078163D" w:rsidRPr="009F116C">
        <w:rPr>
          <w:vertAlign w:val="subscript"/>
          <w:lang w:val="es-ES"/>
        </w:rPr>
        <w:t>n</w:t>
      </w:r>
      <w:r w:rsidR="0078163D" w:rsidRPr="009F116C">
        <w:rPr>
          <w:lang w:val="es-ES"/>
        </w:rPr>
        <w:t xml:space="preserve"> representa el cuartil n</w:t>
      </w:r>
      <w:r w:rsidR="0078163D">
        <w:rPr>
          <w:lang w:val="es-ES"/>
        </w:rPr>
        <w:t>.</w:t>
      </w:r>
      <w:r w:rsidR="0078163D" w:rsidRPr="00DB4E1C">
        <w:rPr>
          <w:lang w:val="es-ES"/>
        </w:rPr>
        <w:t xml:space="preserve"> </w:t>
      </w:r>
      <w:r w:rsidR="0078163D">
        <w:rPr>
          <w:lang w:val="es-ES"/>
        </w:rPr>
        <w:t xml:space="preserve"> </w:t>
      </w:r>
    </w:p>
    <w:p w14:paraId="43336CE2" w14:textId="77777777" w:rsidR="0078163D" w:rsidRPr="00DB4E1C" w:rsidRDefault="0078163D" w:rsidP="0078163D">
      <w:pPr>
        <w:rPr>
          <w:lang w:val="es-ES_tradnl"/>
        </w:rPr>
      </w:pPr>
      <w:r w:rsidRPr="00DB4E1C">
        <w:rPr>
          <w:lang w:val="es-ES"/>
        </w:rPr>
        <w:t>De este modo, se define un valor atípico como aquél fuera de alguno de los dos siguientes intervalos:</w:t>
      </w:r>
    </w:p>
    <w:p w14:paraId="26E4F3C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78163D" w:rsidRPr="00DB4E1C">
        <w:rPr>
          <w:sz w:val="22"/>
          <w:szCs w:val="22"/>
          <w:lang w:val="es-ES_tradnl"/>
        </w:rPr>
        <w:tab/>
        <w:t>(1)</w:t>
      </w:r>
    </w:p>
    <w:p w14:paraId="3869767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78163D" w:rsidRPr="00DB4E1C">
        <w:rPr>
          <w:sz w:val="22"/>
          <w:szCs w:val="22"/>
          <w:lang w:val="es-ES_tradnl"/>
        </w:rPr>
        <w:tab/>
        <w:t>(2)</w:t>
      </w:r>
    </w:p>
    <w:p w14:paraId="40F32E51" w14:textId="77777777" w:rsidR="0078163D" w:rsidRPr="00DB4E1C" w:rsidRDefault="0078163D" w:rsidP="0078163D">
      <w:pPr>
        <w:pStyle w:val="Text"/>
        <w:rPr>
          <w:lang w:val="es-ES_tradnl"/>
        </w:rPr>
      </w:pPr>
    </w:p>
    <w:p w14:paraId="4C44A6E7" w14:textId="77777777" w:rsidR="0078163D" w:rsidRDefault="0078163D" w:rsidP="0078163D">
      <w:pPr>
        <w:rPr>
          <w:lang w:val="es-ES_tradnl"/>
        </w:rPr>
      </w:pPr>
      <w:r w:rsidRPr="00DB4E1C">
        <w:rPr>
          <w:lang w:val="es-ES_tradnl"/>
        </w:rPr>
        <w:t>El primer rango</w:t>
      </w:r>
      <w:r>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Pr>
          <w:lang w:val="es-ES_tradnl"/>
        </w:rPr>
        <w:t xml:space="preserve">rangos para la detección de </w:t>
      </w:r>
      <w:r w:rsidRPr="00DB4E1C">
        <w:rPr>
          <w:lang w:val="es-ES_tradnl"/>
        </w:rPr>
        <w:t>anomalías, eligiendo (2) siempre que haya valores atípicos extremos y (1) en caso contrario.</w:t>
      </w:r>
    </w:p>
    <w:p w14:paraId="77CFF7B5" w14:textId="5D83B4BC" w:rsidR="005C5F8D" w:rsidRDefault="005C5F8D" w:rsidP="0078163D">
      <w:pPr>
        <w:rPr>
          <w:lang w:val="es-ES_tradnl"/>
        </w:rPr>
      </w:pPr>
      <w:r w:rsidRPr="005C5F8D">
        <w:rPr>
          <w:lang w:val="es-ES"/>
        </w:rPr>
        <w:t xml:space="preserve">Los límites de Tukey se basan en los cuartiles de los datos y son sensibles a la presencia de sesgo en la distribución. Cuando hay asimetría en los datos, los límites de Tukey pueden no ser tan efectivos para identificar </w:t>
      </w:r>
      <w:r w:rsidRPr="005C5F8D">
        <w:rPr>
          <w:i/>
          <w:lang w:val="es-ES"/>
        </w:rPr>
        <w:t>outliers</w:t>
      </w:r>
      <w:r w:rsidRPr="005C5F8D">
        <w:rPr>
          <w:lang w:val="es-ES"/>
        </w:rPr>
        <w:t xml:space="preserve"> de manera equitativa en ambos extremos de la distribución. Los métodos </w:t>
      </w:r>
      <w:r w:rsidRPr="005C5F8D">
        <w:rPr>
          <w:i/>
          <w:lang w:val="es-ES"/>
        </w:rPr>
        <w:t>Adjusted Box Plots</w:t>
      </w:r>
      <w:r w:rsidRPr="005C5F8D">
        <w:rPr>
          <w:lang w:val="es-ES"/>
        </w:rPr>
        <w:t xml:space="preserve"> están diseñados para describir distribuciones sesgadas y se basan en medidas de asimetría</w:t>
      </w:r>
      <w:r>
        <w:rPr>
          <w:lang w:val="es-ES"/>
        </w:rPr>
        <w:t xml:space="preserve"> </w:t>
      </w:r>
      <w:sdt>
        <w:sdtPr>
          <w:rPr>
            <w:lang w:val="es-ES"/>
          </w:rPr>
          <w:id w:val="493457429"/>
          <w:citation/>
        </w:sdtPr>
        <w:sdtContent>
          <w:r>
            <w:rPr>
              <w:lang w:val="es-ES"/>
            </w:rPr>
            <w:fldChar w:fldCharType="begin"/>
          </w:r>
          <w:r>
            <w:rPr>
              <w:lang w:val="es-ES"/>
            </w:rPr>
            <w:instrText xml:space="preserve"> CITATION Rou96 \l 3082 </w:instrText>
          </w:r>
          <w:r>
            <w:rPr>
              <w:lang w:val="es-ES"/>
            </w:rPr>
            <w:fldChar w:fldCharType="separate"/>
          </w:r>
          <w:r w:rsidR="00DF1269" w:rsidRPr="00DF1269">
            <w:rPr>
              <w:noProof/>
              <w:lang w:val="es-ES"/>
            </w:rPr>
            <w:t>[23]</w:t>
          </w:r>
          <w:r>
            <w:rPr>
              <w:lang w:val="es-ES"/>
            </w:rPr>
            <w:fldChar w:fldCharType="end"/>
          </w:r>
        </w:sdtContent>
      </w:sdt>
      <w:r w:rsidRPr="005C5F8D">
        <w:rPr>
          <w:lang w:val="es-ES"/>
        </w:rPr>
        <w:t>. El Coeficiente de Medcouple (</w:t>
      </w:r>
      <w:r w:rsidRPr="005C5F8D">
        <w:rPr>
          <w:i/>
          <w:lang w:val="es-ES"/>
        </w:rPr>
        <w:t>Medcouple Coefficient</w:t>
      </w:r>
      <w:r w:rsidRPr="005C5F8D">
        <w:rPr>
          <w:lang w:val="es-ES"/>
        </w:rPr>
        <w:t xml:space="preserve">, </w:t>
      </w:r>
      <w:r w:rsidRPr="005C5F8D">
        <w:rPr>
          <w:i/>
          <w:lang w:val="es-ES"/>
        </w:rPr>
        <w:t>MC</w:t>
      </w:r>
      <w:r w:rsidRPr="005C5F8D">
        <w:rPr>
          <w:lang w:val="es-ES"/>
        </w:rPr>
        <w:t>)</w:t>
      </w:r>
      <w:r>
        <w:rPr>
          <w:lang w:val="es-ES_tradnl"/>
        </w:rPr>
        <w:t xml:space="preserve"> </w:t>
      </w:r>
      <w:sdt>
        <w:sdtPr>
          <w:rPr>
            <w:lang w:val="es-ES_tradnl"/>
          </w:rPr>
          <w:id w:val="-1715274193"/>
          <w:citation/>
        </w:sdtPr>
        <w:sdtContent>
          <w:r>
            <w:rPr>
              <w:lang w:val="es-ES_tradnl"/>
            </w:rPr>
            <w:fldChar w:fldCharType="begin"/>
          </w:r>
          <w:r>
            <w:rPr>
              <w:lang w:val="es-ES"/>
            </w:rPr>
            <w:instrText xml:space="preserve"> CITATION Hub08 \l 3082 </w:instrText>
          </w:r>
          <w:r>
            <w:rPr>
              <w:lang w:val="es-ES_tradnl"/>
            </w:rPr>
            <w:fldChar w:fldCharType="separate"/>
          </w:r>
          <w:r w:rsidR="00DF1269" w:rsidRPr="00DF1269">
            <w:rPr>
              <w:noProof/>
              <w:lang w:val="es-ES"/>
            </w:rPr>
            <w:t>[24]</w:t>
          </w:r>
          <w:r>
            <w:rPr>
              <w:lang w:val="es-ES_tradnl"/>
            </w:rPr>
            <w:fldChar w:fldCharType="end"/>
          </w:r>
        </w:sdtContent>
      </w:sdt>
      <w:r>
        <w:rPr>
          <w:lang w:val="es-ES_tradnl"/>
        </w:rPr>
        <w:t xml:space="preserve"> </w:t>
      </w:r>
      <w:r w:rsidRPr="005C5F8D">
        <w:rPr>
          <w:lang w:val="es-ES"/>
        </w:rPr>
        <w:t xml:space="preserve">es útil para identificar la asimetría en los datos, especialmente en presencia de valores atípicos o sesgados. Es una medida robusta porque no se ve tan afectada por valores extremos como la media y la desviación típica. El </w:t>
      </w:r>
      <w:r w:rsidRPr="005C5F8D">
        <w:rPr>
          <w:i/>
          <w:lang w:val="es-ES"/>
        </w:rPr>
        <w:t>MC</w:t>
      </w:r>
      <w:r w:rsidRPr="005C5F8D">
        <w:rPr>
          <w:lang w:val="es-ES"/>
        </w:rPr>
        <w:t xml:space="preserve"> puede proporcionar información adicional sobre la asimetría de la distribución, lo que te permite ajustar los límites de Tukey de manera más apropiada para una distribución de datos específica. En </w:t>
      </w:r>
      <w:sdt>
        <w:sdtPr>
          <w:rPr>
            <w:lang w:val="es-ES_tradnl"/>
          </w:rPr>
          <w:id w:val="1793794609"/>
          <w:citation/>
        </w:sdtPr>
        <w:sdtContent>
          <w:r>
            <w:rPr>
              <w:lang w:val="es-ES_tradnl"/>
            </w:rPr>
            <w:fldChar w:fldCharType="begin"/>
          </w:r>
          <w:r>
            <w:rPr>
              <w:lang w:val="es-ES"/>
            </w:rPr>
            <w:instrText xml:space="preserve"> CITATION Hub08 \l 3082 </w:instrText>
          </w:r>
          <w:r>
            <w:rPr>
              <w:lang w:val="es-ES_tradnl"/>
            </w:rPr>
            <w:fldChar w:fldCharType="separate"/>
          </w:r>
          <w:r w:rsidR="00DF1269" w:rsidRPr="00DF1269">
            <w:rPr>
              <w:noProof/>
              <w:lang w:val="es-ES"/>
            </w:rPr>
            <w:t>[24]</w:t>
          </w:r>
          <w:r>
            <w:rPr>
              <w:lang w:val="es-ES_tradnl"/>
            </w:rPr>
            <w:fldChar w:fldCharType="end"/>
          </w:r>
        </w:sdtContent>
      </w:sdt>
      <w:r>
        <w:rPr>
          <w:lang w:val="es-ES_tradnl"/>
        </w:rPr>
        <w:t xml:space="preserve"> </w:t>
      </w:r>
      <w:r w:rsidRPr="005C5F8D">
        <w:rPr>
          <w:lang w:val="es-ES"/>
        </w:rPr>
        <w:t xml:space="preserve">proponen el siguiente método para ajustar los límites de Tukey en función del </w:t>
      </w:r>
      <w:r w:rsidRPr="005C5F8D">
        <w:rPr>
          <w:i/>
          <w:lang w:val="es-ES"/>
        </w:rPr>
        <w:t>MC</w:t>
      </w:r>
      <w:r w:rsidRPr="005C5F8D">
        <w:rPr>
          <w:lang w:val="es-ES"/>
        </w:rPr>
        <w:t>:</w:t>
      </w:r>
    </w:p>
    <w:p w14:paraId="00C3BEB8" w14:textId="1EEA12EE" w:rsidR="0078163D" w:rsidRPr="007B3C2B" w:rsidRDefault="0078163D" w:rsidP="0078163D">
      <w:pPr>
        <w:rPr>
          <w:lang w:val="es-ES"/>
        </w:rPr>
      </w:pPr>
    </w:p>
    <w:p w14:paraId="7078414D"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3</w:t>
      </w:r>
      <w:r w:rsidR="0078163D" w:rsidRPr="00DB4E1C">
        <w:rPr>
          <w:sz w:val="22"/>
          <w:szCs w:val="22"/>
          <w:lang w:val="es-ES_tradnl"/>
        </w:rPr>
        <w:t>)</w:t>
      </w:r>
    </w:p>
    <w:p w14:paraId="506E2A79"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4</w:t>
      </w:r>
      <w:r w:rsidR="0078163D" w:rsidRPr="00DB4E1C">
        <w:rPr>
          <w:sz w:val="22"/>
          <w:szCs w:val="22"/>
          <w:lang w:val="es-ES_tradnl"/>
        </w:rPr>
        <w:t>)</w:t>
      </w:r>
    </w:p>
    <w:p w14:paraId="2D6040F2" w14:textId="77777777" w:rsidR="0078163D" w:rsidRDefault="0078163D" w:rsidP="0078163D">
      <w:pPr>
        <w:rPr>
          <w:lang w:val="es-ES_tradnl"/>
        </w:rPr>
      </w:pPr>
    </w:p>
    <w:p w14:paraId="60A84759" w14:textId="0D9A403F" w:rsidR="0078163D" w:rsidRDefault="0078163D" w:rsidP="0078163D">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el test de Tukey y detectamos valores atípicos extremos</w:t>
      </w:r>
      <w:r>
        <w:rPr>
          <w:lang w:val="es-ES_tradnl"/>
        </w:rPr>
        <w:t xml:space="preserve"> en el rango (2)</w:t>
      </w:r>
      <w:r w:rsidRPr="00BF2374">
        <w:rPr>
          <w:lang w:val="es-ES_tradnl"/>
        </w:rPr>
        <w:t xml:space="preserve">, utilizamos </w:t>
      </w:r>
      <w:r>
        <w:rPr>
          <w:lang w:val="es-ES_tradnl"/>
        </w:rPr>
        <w:t>el</w:t>
      </w:r>
      <w:r w:rsidRPr="00BF2374">
        <w:rPr>
          <w:lang w:val="es-ES_tradnl"/>
        </w:rPr>
        <w:t xml:space="preserve"> rango (3) o (4), según la dirección de la asimetría, para verificar si el número de valores atípicos obtenido</w:t>
      </w:r>
      <w:r>
        <w:rPr>
          <w:lang w:val="es-ES_tradnl"/>
        </w:rPr>
        <w:t xml:space="preserve"> con este rango</w:t>
      </w:r>
      <w:r w:rsidRPr="00BF2374">
        <w:rPr>
          <w:lang w:val="es-ES_tradnl"/>
        </w:rPr>
        <w:t xml:space="preserve"> es menor. Si este es el caso, dicho rango será el utilizado para considerar los valores como anómalos.</w:t>
      </w:r>
    </w:p>
    <w:p w14:paraId="32C60D74" w14:textId="3F9F8D35" w:rsidR="0078163D" w:rsidRPr="00D2153A" w:rsidRDefault="0078163D" w:rsidP="0078163D">
      <w:pPr>
        <w:rPr>
          <w:lang w:val="es-ES"/>
        </w:rPr>
      </w:pPr>
      <w:r>
        <w:rPr>
          <w:lang w:val="es-ES_tradnl"/>
        </w:rPr>
        <w:t xml:space="preserve">Por ejemplo, la característica </w:t>
      </w:r>
      <w:r w:rsidRPr="001429C6">
        <w:rPr>
          <w:rStyle w:val="mn"/>
          <w:i/>
          <w:iCs/>
          <w:lang w:val="es-ES"/>
        </w:rPr>
        <w:t xml:space="preserve">Number of </w:t>
      </w:r>
      <w:r>
        <w:rPr>
          <w:rStyle w:val="mn"/>
          <w:i/>
          <w:iCs/>
          <w:lang w:val="es-ES"/>
        </w:rPr>
        <w:t>modules</w:t>
      </w:r>
      <w:r>
        <w:rPr>
          <w:lang w:val="es-ES_tradnl"/>
        </w:rPr>
        <w:t xml:space="preserve"> de </w:t>
      </w:r>
      <w:r w:rsidRPr="001429C6">
        <w:rPr>
          <w:i/>
          <w:iCs/>
          <w:lang w:val="es-ES_tradnl"/>
        </w:rPr>
        <w:t>Progra</w:t>
      </w:r>
      <w:r>
        <w:rPr>
          <w:i/>
          <w:iCs/>
          <w:lang w:val="es-ES_tradnl"/>
        </w:rPr>
        <w:t>m</w:t>
      </w:r>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0049669E" w:rsidRPr="00184322">
        <w:rPr>
          <w:lang w:val="es-ES"/>
        </w:rPr>
        <w:t xml:space="preserve">Tabla </w:t>
      </w:r>
      <w:r w:rsidR="0049669E">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2FEF919" w14:textId="011D99E9" w:rsidR="0078163D" w:rsidRDefault="00B32BAB" w:rsidP="0078163D">
      <w:pPr>
        <w:rPr>
          <w:lang w:val="es-ES"/>
        </w:rPr>
      </w:pPr>
      <w:r w:rsidRPr="00B32BAB">
        <w:rPr>
          <w:lang w:val="es-ES"/>
        </w:rPr>
        <w:t>No obstante, el</w:t>
      </w:r>
      <w:r w:rsidR="0078163D" w:rsidRPr="00D2153A">
        <w:rPr>
          <w:lang w:val="es-ES"/>
        </w:rPr>
        <w:t xml:space="preserve"> </w:t>
      </w:r>
      <w:r w:rsidRPr="00B32BAB">
        <w:rPr>
          <w:lang w:val="es-ES"/>
        </w:rPr>
        <w:t xml:space="preserve">coeficiente </w:t>
      </w:r>
      <w:r w:rsidR="0078163D" w:rsidRPr="00D2153A">
        <w:rPr>
          <w:lang w:val="es-ES"/>
        </w:rPr>
        <w:t>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3AA72BBE" w14:textId="0020E2F7" w:rsidR="0078163D" w:rsidRPr="00DB4E1C" w:rsidRDefault="0078163D" w:rsidP="0078163D">
      <w:pPr>
        <w:rPr>
          <w:lang w:val="es-ES_tradnl"/>
        </w:rPr>
      </w:pPr>
      <w:r w:rsidRPr="00A76BAA">
        <w:rPr>
          <w:lang w:val="es-ES_tradnl"/>
        </w:rPr>
        <w:t>Para la detección de anomalías multivaria</w:t>
      </w:r>
      <w:r>
        <w:rPr>
          <w:lang w:val="es-ES_tradnl"/>
        </w:rPr>
        <w:t>nte</w:t>
      </w:r>
      <w:r w:rsidRPr="00A76BAA">
        <w:rPr>
          <w:lang w:val="es-ES_tradnl"/>
        </w:rPr>
        <w:t xml:space="preserve">, se utilizó el algoritmo de </w:t>
      </w:r>
      <w:r w:rsidRPr="00A76BAA">
        <w:rPr>
          <w:i/>
          <w:iCs/>
          <w:lang w:val="es-ES_tradnl"/>
        </w:rPr>
        <w:t>Isolation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Pr>
              <w:lang w:val="es-ES_tradnl"/>
            </w:rPr>
            <w:fldChar w:fldCharType="begin"/>
          </w:r>
          <w:r>
            <w:rPr>
              <w:lang w:val="es-ES"/>
            </w:rPr>
            <w:instrText xml:space="preserve"> CITATION Liu08 \l 3082 </w:instrText>
          </w:r>
          <w:r>
            <w:rPr>
              <w:lang w:val="es-ES_tradnl"/>
            </w:rPr>
            <w:fldChar w:fldCharType="separate"/>
          </w:r>
          <w:r w:rsidR="00DF1269" w:rsidRPr="00DF1269">
            <w:rPr>
              <w:noProof/>
              <w:lang w:val="es-ES"/>
            </w:rPr>
            <w:t>[25]</w:t>
          </w:r>
          <w:r>
            <w:rPr>
              <w:lang w:val="es-ES_tradnl"/>
            </w:rPr>
            <w:fldChar w:fldCharType="end"/>
          </w:r>
        </w:sdtContent>
      </w:sdt>
      <w:r w:rsidRPr="00A76BAA">
        <w:rPr>
          <w:lang w:val="es-ES_tradnl"/>
        </w:rPr>
        <w:t>. El hiperparámetro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1B502B74" w14:textId="1410A13E" w:rsidR="0078163D" w:rsidRDefault="0078163D" w:rsidP="0078163D">
      <w:pPr>
        <w:rPr>
          <w:lang w:val="es-ES_tradnl"/>
        </w:rPr>
      </w:pPr>
      <w:r w:rsidRPr="00DB4E1C">
        <w:rPr>
          <w:lang w:val="es-ES_tradnl"/>
        </w:rPr>
        <w:t xml:space="preserve">Para el caso de las variables categóricas, </w:t>
      </w:r>
      <w:r w:rsidR="00B32BAB" w:rsidRPr="00B32BAB">
        <w:rPr>
          <w:lang w:val="es-ES"/>
        </w:rPr>
        <w:t>empleamos un valor umbral del análisis de frecuencia</w:t>
      </w:r>
      <w:r w:rsidR="00B32BAB" w:rsidRPr="00DB4E1C">
        <w:rPr>
          <w:lang w:val="es-ES_tradnl"/>
        </w:rPr>
        <w:t xml:space="preserve"> </w:t>
      </w:r>
      <w:r w:rsidRPr="00DB4E1C">
        <w:rPr>
          <w:lang w:val="es-ES_tradnl"/>
        </w:rPr>
        <w:t xml:space="preserve">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611FFEB5" w14:textId="77777777" w:rsidR="00B32BAB" w:rsidRDefault="00B32BAB" w:rsidP="0078163D">
      <w:pPr>
        <w:rPr>
          <w:lang w:val="es-ES"/>
        </w:rPr>
      </w:pPr>
    </w:p>
    <w:p w14:paraId="693D62D8" w14:textId="50DC38A2" w:rsidR="00B32BAB" w:rsidRPr="00282AB5" w:rsidRDefault="00B32BAB" w:rsidP="00B32BAB">
      <w:pPr>
        <w:pStyle w:val="Ttulo2"/>
        <w:rPr>
          <w:lang w:val="es-ES_tradnl"/>
        </w:rPr>
      </w:pPr>
      <w:bookmarkStart w:id="96" w:name="_Ref170738300"/>
      <w:bookmarkStart w:id="97" w:name="_Toc171272978"/>
      <w:r>
        <w:rPr>
          <w:lang w:val="es-ES_tradnl"/>
        </w:rPr>
        <w:t>Análisis de frecuencia</w:t>
      </w:r>
      <w:bookmarkEnd w:id="96"/>
      <w:bookmarkEnd w:id="97"/>
    </w:p>
    <w:p w14:paraId="7A6F8D56" w14:textId="6DC8E658" w:rsidR="007B0561" w:rsidRDefault="007B0561" w:rsidP="007B0561">
      <w:pPr>
        <w:rPr>
          <w:lang w:val="es-ES"/>
        </w:rPr>
      </w:pPr>
    </w:p>
    <w:p w14:paraId="67C06CCD" w14:textId="77777777" w:rsidR="00B32BAB" w:rsidRDefault="00B32BAB" w:rsidP="00B32BAB">
      <w:pPr>
        <w:spacing w:after="155"/>
        <w:ind w:left="-5"/>
        <w:rPr>
          <w:lang w:val="es-ES"/>
        </w:rPr>
      </w:pPr>
      <w:r w:rsidRPr="00B32BAB">
        <w:rPr>
          <w:lang w:val="es-ES"/>
        </w:rPr>
        <w:t>Se realiza un análisis de frecuencia para cada una de las variables de las 16 entidades. Una con todos los datos del conjunto de datos, otra para los programadores expertos y una tercera para los novatos. Si las variables son categóricas, nos limitamos a emplear la frecuencia de cada valor. Para las variables numéricas creamos tantos intervalos (</w:t>
      </w:r>
      <w:r w:rsidRPr="00B32BAB">
        <w:rPr>
          <w:i/>
          <w:iCs/>
          <w:lang w:val="es-ES"/>
        </w:rPr>
        <w:t>bins</w:t>
      </w:r>
      <w:r w:rsidRPr="00B32BAB">
        <w:rPr>
          <w:lang w:val="es-ES"/>
        </w:rPr>
        <w:t xml:space="preserve">) como el valor menor obtenido con los métodos de Sturges (Ecuación 5) y el de Freedman-Diaconis (Ecuación 6)—funcionamiento utilizado por la función </w:t>
      </w:r>
      <w:r w:rsidRPr="00B32BAB">
        <w:rPr>
          <w:rFonts w:ascii="Courier New" w:hAnsi="Courier New" w:cs="Courier New"/>
          <w:sz w:val="21"/>
          <w:lang w:val="es-ES"/>
        </w:rPr>
        <w:t>hist</w:t>
      </w:r>
      <w:r w:rsidRPr="00B32BAB">
        <w:rPr>
          <w:lang w:val="es-ES"/>
        </w:rPr>
        <w:t xml:space="preserve"> de </w:t>
      </w:r>
      <w:r w:rsidRPr="00B32BAB">
        <w:rPr>
          <w:rFonts w:ascii="Courier New" w:hAnsi="Courier New" w:cs="Courier New"/>
          <w:sz w:val="21"/>
          <w:lang w:val="es-ES"/>
        </w:rPr>
        <w:t>matplotlib</w:t>
      </w:r>
      <w:r w:rsidRPr="00B32BAB">
        <w:rPr>
          <w:lang w:val="es-ES"/>
        </w:rPr>
        <w:t>.</w:t>
      </w:r>
    </w:p>
    <w:p w14:paraId="5C1ADE7F" w14:textId="77777777" w:rsidR="00B32BAB" w:rsidRPr="00DF1269" w:rsidRDefault="00B32BAB" w:rsidP="00B32BAB">
      <w:pPr>
        <w:spacing w:after="155"/>
        <w:ind w:left="-5"/>
        <w:rPr>
          <w:rStyle w:val="mclose"/>
          <w:rFonts w:ascii="Cambria Math" w:hAnsi="Cambria Math" w:cs="Cambria Math"/>
          <w:lang w:val="es-ES"/>
        </w:rPr>
      </w:pPr>
      <w:r w:rsidRPr="00B32BAB">
        <w:rPr>
          <w:lang w:val="es-ES"/>
        </w:rPr>
        <w:tab/>
      </w:r>
      <w:r w:rsidRPr="00B32BAB">
        <w:rPr>
          <w:lang w:val="es-ES"/>
        </w:rPr>
        <w:tab/>
      </w:r>
      <w:r w:rsidRPr="00B32BAB">
        <w:rPr>
          <w:lang w:val="es-ES"/>
        </w:rPr>
        <w:tab/>
      </w:r>
      <w:r w:rsidRPr="00DF1269">
        <w:rPr>
          <w:rStyle w:val="mord"/>
          <w:rFonts w:ascii="Cambria Math" w:hAnsi="Cambria Math"/>
          <w:lang w:val="es-ES"/>
        </w:rPr>
        <w:t xml:space="preserve">Número de intervalos </w:t>
      </w:r>
      <w:r w:rsidRPr="00DF1269">
        <w:rPr>
          <w:rStyle w:val="mrel"/>
          <w:rFonts w:ascii="Cambria Math" w:hAnsi="Cambria Math"/>
          <w:lang w:val="es-ES"/>
        </w:rPr>
        <w:t>=</w:t>
      </w:r>
      <w:r w:rsidRPr="00DF1269">
        <w:rPr>
          <w:rStyle w:val="mrel"/>
          <w:lang w:val="es-ES"/>
        </w:rPr>
        <w:t xml:space="preserve"> </w:t>
      </w:r>
      <w:r w:rsidRPr="00DF1269">
        <w:rPr>
          <w:rStyle w:val="mopen"/>
          <w:rFonts w:ascii="Cambria Math" w:hAnsi="Cambria Math" w:cs="Cambria Math"/>
          <w:lang w:val="es-ES"/>
        </w:rPr>
        <w:t>⌈</w:t>
      </w:r>
      <w:r w:rsidRPr="00DF1269">
        <w:rPr>
          <w:rStyle w:val="mop"/>
          <w:lang w:val="es-ES"/>
        </w:rPr>
        <w:t>log</w:t>
      </w:r>
      <w:r w:rsidRPr="00DF1269">
        <w:rPr>
          <w:rStyle w:val="mord"/>
          <w:vertAlign w:val="subscript"/>
          <w:lang w:val="es-ES"/>
        </w:rPr>
        <w:t>2</w:t>
      </w:r>
      <w:r w:rsidRPr="00DF1269">
        <w:rPr>
          <w:rStyle w:val="mopen"/>
          <w:lang w:val="es-ES"/>
        </w:rPr>
        <w:t>(</w:t>
      </w:r>
      <w:r w:rsidRPr="00DF1269">
        <w:rPr>
          <w:rStyle w:val="mord"/>
          <w:lang w:val="es-ES"/>
        </w:rPr>
        <w:t>n</w:t>
      </w:r>
      <w:r w:rsidRPr="00DF1269">
        <w:rPr>
          <w:rStyle w:val="mclose"/>
          <w:lang w:val="es-ES"/>
        </w:rPr>
        <w:t>)</w:t>
      </w:r>
      <w:r w:rsidRPr="00DF1269">
        <w:rPr>
          <w:rStyle w:val="mbin"/>
          <w:lang w:val="es-ES"/>
        </w:rPr>
        <w:t>+</w:t>
      </w:r>
      <w:r w:rsidRPr="00DF1269">
        <w:rPr>
          <w:rStyle w:val="mord"/>
          <w:lang w:val="es-ES"/>
        </w:rPr>
        <w:t>1</w:t>
      </w:r>
      <w:r w:rsidRPr="00DF1269">
        <w:rPr>
          <w:rStyle w:val="mclose"/>
          <w:rFonts w:ascii="Cambria Math" w:hAnsi="Cambria Math" w:cs="Cambria Math"/>
          <w:lang w:val="es-ES"/>
        </w:rPr>
        <w:t>⌉</w:t>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(5)</w:t>
      </w:r>
    </w:p>
    <w:p w14:paraId="0DD688CE" w14:textId="77777777" w:rsidR="00B32BAB" w:rsidRPr="00DF1269" w:rsidRDefault="00B32BAB" w:rsidP="00B32BAB">
      <w:pPr>
        <w:spacing w:after="155"/>
        <w:ind w:left="-5"/>
        <w:rPr>
          <w:rFonts w:ascii="Times New Roman" w:hAnsi="Times New Roman" w:cs="Times New Roman"/>
          <w:lang w:val="es-ES"/>
        </w:rPr>
      </w:pP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t xml:space="preserve">Ancho del intervalo = </w:t>
      </w:r>
      <m:oMath>
        <m:r>
          <w:rPr>
            <w:rStyle w:val="mclose"/>
            <w:rFonts w:ascii="Cambria Math" w:hAnsi="Cambria Math" w:cs="Cambria Math"/>
            <w:lang w:val="es-ES"/>
          </w:rPr>
          <m:t xml:space="preserve">2 </m:t>
        </m:r>
        <m:f>
          <m:fPr>
            <m:ctrlPr>
              <w:rPr>
                <w:rStyle w:val="mclose"/>
                <w:rFonts w:ascii="Cambria Math" w:hAnsi="Cambria Math" w:cs="Cambria Math"/>
                <w:i/>
              </w:rPr>
            </m:ctrlPr>
          </m:fPr>
          <m:num>
            <m:r>
              <w:rPr>
                <w:rStyle w:val="mclose"/>
                <w:rFonts w:ascii="Cambria Math" w:hAnsi="Cambria Math" w:cs="Cambria Math"/>
              </w:rPr>
              <m:t>IQR</m:t>
            </m:r>
          </m:num>
          <m:den>
            <m:sSup>
              <m:sSupPr>
                <m:ctrlPr>
                  <w:rPr>
                    <w:rStyle w:val="mclose"/>
                    <w:rFonts w:ascii="Cambria Math" w:hAnsi="Cambria Math" w:cs="Cambria Math"/>
                    <w:i/>
                  </w:rPr>
                </m:ctrlPr>
              </m:sSupPr>
              <m:e>
                <m:r>
                  <w:rPr>
                    <w:rStyle w:val="mclose"/>
                    <w:rFonts w:ascii="Cambria Math" w:hAnsi="Cambria Math" w:cs="Cambria Math"/>
                  </w:rPr>
                  <m:t>n</m:t>
                </m:r>
              </m:e>
              <m:sup>
                <m:f>
                  <m:fPr>
                    <m:type m:val="skw"/>
                    <m:ctrlPr>
                      <w:rPr>
                        <w:rStyle w:val="mclose"/>
                        <w:rFonts w:ascii="Cambria Math" w:hAnsi="Cambria Math" w:cs="Cambria Math"/>
                        <w:i/>
                      </w:rPr>
                    </m:ctrlPr>
                  </m:fPr>
                  <m:num>
                    <m:r>
                      <w:rPr>
                        <w:rStyle w:val="mclose"/>
                        <w:rFonts w:ascii="Cambria Math" w:hAnsi="Cambria Math" w:cs="Cambria Math"/>
                        <w:lang w:val="es-ES"/>
                      </w:rPr>
                      <m:t>1</m:t>
                    </m:r>
                  </m:num>
                  <m:den>
                    <m:r>
                      <w:rPr>
                        <w:rStyle w:val="mclose"/>
                        <w:rFonts w:ascii="Cambria Math" w:hAnsi="Cambria Math" w:cs="Cambria Math"/>
                        <w:lang w:val="es-ES"/>
                      </w:rPr>
                      <m:t>3</m:t>
                    </m:r>
                  </m:den>
                </m:f>
              </m:sup>
            </m:sSup>
          </m:den>
        </m:f>
      </m:oMath>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(6)</w:t>
      </w:r>
    </w:p>
    <w:p w14:paraId="7A4AF211" w14:textId="77777777" w:rsidR="00B32BAB" w:rsidRPr="00B32BAB" w:rsidRDefault="00B32BAB" w:rsidP="00B32BAB">
      <w:pPr>
        <w:spacing w:after="155"/>
        <w:ind w:left="-5"/>
        <w:rPr>
          <w:rStyle w:val="mclose"/>
          <w:lang w:val="es-ES"/>
        </w:rPr>
      </w:pPr>
      <w:r w:rsidRPr="00B32BAB">
        <w:rPr>
          <w:lang w:val="es-ES"/>
        </w:rPr>
        <w:lastRenderedPageBreak/>
        <w:t xml:space="preserve">La Ecuación (5) identifica un número de intervalos, denotando </w:t>
      </w:r>
      <w:r w:rsidRPr="00B32BAB">
        <w:rPr>
          <w:rStyle w:val="mopen"/>
          <w:rFonts w:ascii="Cambria Math" w:hAnsi="Cambria Math" w:cs="Cambria Math"/>
          <w:lang w:val="es-ES"/>
        </w:rPr>
        <w:t>⌈</w:t>
      </w:r>
      <w:r w:rsidRPr="00B32BAB">
        <w:rPr>
          <w:rStyle w:val="mop"/>
          <w:lang w:val="es-ES"/>
        </w:rPr>
        <w:t xml:space="preserve"> </w:t>
      </w:r>
      <w:r w:rsidRPr="00B32BAB">
        <w:rPr>
          <w:rStyle w:val="mclose"/>
          <w:rFonts w:ascii="Cambria Math" w:hAnsi="Cambria Math" w:cs="Cambria Math"/>
          <w:lang w:val="es-ES"/>
        </w:rPr>
        <w:t>⌉</w:t>
      </w:r>
      <w:r w:rsidRPr="00B32BAB">
        <w:rPr>
          <w:rStyle w:val="mclose"/>
          <w:lang w:val="es-ES"/>
        </w:rPr>
        <w:t xml:space="preserve"> el redondeo hacia arriba del número entero más cercano (techo o </w:t>
      </w:r>
      <w:r w:rsidRPr="00B32BAB">
        <w:rPr>
          <w:rStyle w:val="mclose"/>
          <w:i/>
          <w:iCs/>
          <w:lang w:val="es-ES"/>
        </w:rPr>
        <w:t>ceiling</w:t>
      </w:r>
      <w:r w:rsidRPr="00B32BAB">
        <w:rPr>
          <w:rStyle w:val="mclose"/>
          <w:lang w:val="es-ES"/>
        </w:rPr>
        <w:t>). El resultado devuelve el número de intervalos a calcular, que son todos del mismo tamaño.</w:t>
      </w:r>
    </w:p>
    <w:p w14:paraId="28356EF6" w14:textId="77777777" w:rsidR="00B32BAB" w:rsidRDefault="00B32BAB" w:rsidP="00B32BAB">
      <w:pPr>
        <w:spacing w:after="155"/>
        <w:ind w:left="-5"/>
        <w:rPr>
          <w:lang w:val="es-ES"/>
        </w:rPr>
      </w:pPr>
      <w:r w:rsidRPr="00B32BAB">
        <w:rPr>
          <w:rStyle w:val="mclose"/>
          <w:lang w:val="es-ES"/>
        </w:rPr>
        <w:t xml:space="preserve">Para </w:t>
      </w:r>
      <w:r w:rsidRPr="00B32BAB">
        <w:rPr>
          <w:lang w:val="es-ES"/>
        </w:rPr>
        <w:t xml:space="preserve">Freedman-Diaconis (Ecuación 6), IQR denota el rango intercuartil, definido como la diferencia entre el tercer y primer cuartil de una distribución. </w:t>
      </w:r>
      <w:r w:rsidRPr="00B32BAB">
        <w:rPr>
          <w:i/>
          <w:iCs/>
          <w:lang w:val="es-ES"/>
        </w:rPr>
        <w:t>n</w:t>
      </w:r>
      <w:r w:rsidRPr="00B32BAB">
        <w:rPr>
          <w:lang w:val="es-ES"/>
        </w:rPr>
        <w:t xml:space="preserve"> representa el número de observaciones del conjunto de datos. El resultado es el valor que tiene cada intervalo, teniendo todos el mismo.</w:t>
      </w:r>
    </w:p>
    <w:p w14:paraId="7D67EB79" w14:textId="77777777" w:rsidR="00B32BAB" w:rsidRDefault="00B32BAB" w:rsidP="00B32BAB">
      <w:pPr>
        <w:spacing w:after="155"/>
        <w:ind w:left="-5"/>
        <w:rPr>
          <w:lang w:val="es-ES"/>
        </w:rPr>
      </w:pPr>
    </w:p>
    <w:p w14:paraId="0514434B" w14:textId="4FD1766D" w:rsidR="00B32BAB" w:rsidRPr="00B32BAB" w:rsidRDefault="00B32BAB" w:rsidP="00B32BAB">
      <w:pPr>
        <w:pStyle w:val="Ttulo2"/>
        <w:rPr>
          <w:lang w:val="es-ES_tradnl"/>
        </w:rPr>
      </w:pPr>
      <w:bookmarkStart w:id="98" w:name="_Ref170738315"/>
      <w:bookmarkStart w:id="99" w:name="_Toc171272979"/>
      <w:r w:rsidRPr="00B32BAB">
        <w:rPr>
          <w:lang w:val="es-ES_tradnl"/>
        </w:rPr>
        <w:t>Correlación con el nivel de experiencia</w:t>
      </w:r>
      <w:bookmarkEnd w:id="98"/>
      <w:bookmarkEnd w:id="99"/>
    </w:p>
    <w:p w14:paraId="318930C4" w14:textId="77777777" w:rsidR="00B32BAB" w:rsidRDefault="00B32BAB" w:rsidP="00B32BAB">
      <w:pPr>
        <w:spacing w:after="155"/>
        <w:ind w:left="-5"/>
        <w:rPr>
          <w:color w:val="262626"/>
          <w:sz w:val="26"/>
          <w:lang w:val="es-ES"/>
        </w:rPr>
      </w:pPr>
    </w:p>
    <w:p w14:paraId="725828DB" w14:textId="62A6BC0D" w:rsidR="00B32BAB" w:rsidRPr="00B32BAB" w:rsidRDefault="00B32BAB" w:rsidP="00B32BAB">
      <w:pPr>
        <w:spacing w:after="155"/>
        <w:ind w:left="-5"/>
        <w:rPr>
          <w:lang w:val="es-ES"/>
        </w:rPr>
      </w:pPr>
      <w:r w:rsidRPr="00B32BAB">
        <w:rPr>
          <w:lang w:val="es-ES"/>
        </w:rPr>
        <w:t>Para las variables numéricas de cada una de las construcciones sintácticas, se realiza un análisis de correlación con el nivel de experiencia de usuario. En el caso de obtener diferencias significativas, documentamos las diferencias que dicha variable obtiene en función del nivel del programador.</w:t>
      </w:r>
    </w:p>
    <w:p w14:paraId="4F6BBEE7" w14:textId="3B244F6C" w:rsidR="00B32BAB" w:rsidRPr="00B32BAB" w:rsidRDefault="00B32BAB" w:rsidP="00B32BAB">
      <w:pPr>
        <w:rPr>
          <w:lang w:val="es-ES"/>
        </w:rPr>
      </w:pPr>
      <w:r w:rsidRPr="00B32BAB">
        <w:rPr>
          <w:lang w:val="es-ES"/>
        </w:rPr>
        <w:t>Para las variables categóricas, estudiamos si las frecuencias obtenidas para el total de las muestras distan de aquellas producidas para los programadores noveles y expertos, discutiendo las diferencias.</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100" w:name="_Toc171272980"/>
      <w:bookmarkStart w:id="101" w:name="_Hlk170737813"/>
      <w:r w:rsidRPr="00282AB5">
        <w:rPr>
          <w:lang w:val="es-ES_tradnl"/>
        </w:rPr>
        <w:t>Entorno de ejecución</w:t>
      </w:r>
      <w:bookmarkEnd w:id="100"/>
    </w:p>
    <w:bookmarkEnd w:id="101"/>
    <w:p w14:paraId="71CE8610" w14:textId="77777777" w:rsidR="008C31E6" w:rsidRPr="005B2F8C" w:rsidRDefault="008C31E6" w:rsidP="008C31E6">
      <w:pPr>
        <w:spacing w:after="0"/>
        <w:rPr>
          <w:lang w:val="es-ES"/>
        </w:rPr>
      </w:pPr>
    </w:p>
    <w:p w14:paraId="0F1B9514" w14:textId="12CBA3D1"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r w:rsidRPr="00282AB5">
        <w:rPr>
          <w:bCs/>
          <w:i/>
          <w:iCs/>
          <w:lang w:val="es-ES"/>
        </w:rPr>
        <w:t>Abstract Syntax Trees</w:t>
      </w:r>
      <w:r w:rsidRPr="00282AB5">
        <w:rPr>
          <w:bCs/>
          <w:lang w:val="es-ES"/>
        </w:rPr>
        <w:t xml:space="preserve"> – ast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DF1269" w:rsidRPr="00DF1269">
            <w:rPr>
              <w:noProof/>
              <w:lang w:val="es-ES"/>
            </w:rPr>
            <w:t>[9]</w:t>
          </w:r>
          <w:r w:rsidRPr="00282AB5">
            <w:rPr>
              <w:bCs/>
              <w:lang w:val="es-ES"/>
            </w:rPr>
            <w:fldChar w:fldCharType="end"/>
          </w:r>
        </w:sdtContent>
      </w:sdt>
      <w:r w:rsidRPr="00282AB5">
        <w:rPr>
          <w:bCs/>
          <w:lang w:val="es-ES"/>
        </w:rPr>
        <w:t xml:space="preserve">. </w:t>
      </w:r>
      <w:r>
        <w:rPr>
          <w:bCs/>
          <w:lang w:val="es-ES"/>
        </w:rPr>
        <w:t xml:space="preserve">Para la detección y análisis de </w:t>
      </w:r>
      <w:r w:rsidRPr="00282AB5">
        <w:rPr>
          <w:bCs/>
          <w:i/>
          <w:iCs/>
          <w:lang w:val="es-ES"/>
        </w:rPr>
        <w:t>outliers</w:t>
      </w:r>
      <w:r>
        <w:rPr>
          <w:bCs/>
          <w:lang w:val="es-ES"/>
        </w:rPr>
        <w:t xml:space="preserve"> se utilizaron los paquetes </w:t>
      </w:r>
      <w:r w:rsidR="002F02C2">
        <w:rPr>
          <w:bCs/>
          <w:lang w:val="es-ES"/>
        </w:rPr>
        <w:t xml:space="preserve">Pandas 2.2.2, NumPy 1.26.4, </w:t>
      </w:r>
      <w:r w:rsidR="002F02C2" w:rsidRPr="002F02C2">
        <w:rPr>
          <w:bCs/>
          <w:lang w:val="es-ES"/>
        </w:rPr>
        <w:t>statsmodels</w:t>
      </w:r>
      <w:r w:rsidR="002F02C2">
        <w:rPr>
          <w:bCs/>
          <w:lang w:val="es-ES"/>
        </w:rPr>
        <w:t xml:space="preserve"> 0.14.2 y Jupyter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DF1269">
            <w:rPr>
              <w:bCs/>
              <w:noProof/>
              <w:lang w:val="es-ES"/>
            </w:rPr>
            <w:t xml:space="preserve"> </w:t>
          </w:r>
          <w:r w:rsidR="00DF1269" w:rsidRPr="00DF1269">
            <w:rPr>
              <w:noProof/>
              <w:lang w:val="es-ES"/>
            </w:rPr>
            <w:t>[19]</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r w:rsidR="008C31E6" w:rsidRPr="00282AB5">
        <w:rPr>
          <w:bCs/>
          <w:i/>
          <w:iCs/>
          <w:lang w:val="es-ES"/>
        </w:rPr>
        <w:t>datasets</w:t>
      </w:r>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Todo el código fue ejecutado en un servidor Dell PowerEdge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03DBE5F6"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 xml:space="preserve">sistema para procesar y crear el conjunto de datos es de aproximadamente 2 horas. </w:t>
      </w:r>
      <w:r w:rsidR="00DF1269">
        <w:rPr>
          <w:bCs/>
          <w:lang w:val="es-ES"/>
        </w:rPr>
        <w:t>La</w:t>
      </w:r>
      <w:r>
        <w:rPr>
          <w:bCs/>
          <w:lang w:val="es-ES"/>
        </w:rPr>
        <w:t xml:space="preserve"> base de datos creada en PostgreSQL ocupa 3,2</w:t>
      </w:r>
      <w:r w:rsidR="00066537">
        <w:rPr>
          <w:bCs/>
          <w:lang w:val="es-ES"/>
        </w:rPr>
        <w:t>7</w:t>
      </w:r>
      <w:r>
        <w:rPr>
          <w:bCs/>
          <w:lang w:val="es-ES"/>
        </w:rPr>
        <w:t xml:space="preserve"> Gb de espacio en disco.</w:t>
      </w:r>
      <w:bookmarkStart w:id="102" w:name="_Ref44613485"/>
    </w:p>
    <w:p w14:paraId="622511A6" w14:textId="09CA6C99" w:rsidR="0092464B" w:rsidRPr="00DF1269" w:rsidRDefault="0092464B" w:rsidP="003452B6">
      <w:pPr>
        <w:pStyle w:val="Ttulo1"/>
        <w:rPr>
          <w:lang w:val="es-ES_tradnl"/>
        </w:rPr>
      </w:pPr>
      <w:bookmarkStart w:id="103" w:name="_Ref75440988"/>
      <w:bookmarkStart w:id="104" w:name="_Toc171272981"/>
      <w:r w:rsidRPr="00DF1269">
        <w:rPr>
          <w:lang w:val="es-ES_tradnl"/>
        </w:rPr>
        <w:lastRenderedPageBreak/>
        <w:t>Evalua</w:t>
      </w:r>
      <w:r w:rsidR="006B0411" w:rsidRPr="00DF1269">
        <w:rPr>
          <w:lang w:val="es-ES_tradnl"/>
        </w:rPr>
        <w:t>c</w:t>
      </w:r>
      <w:r w:rsidRPr="00DF1269">
        <w:rPr>
          <w:lang w:val="es-ES_tradnl"/>
        </w:rPr>
        <w:t>i</w:t>
      </w:r>
      <w:r w:rsidR="006B0411" w:rsidRPr="00DF1269">
        <w:rPr>
          <w:lang w:val="es-ES_tradnl"/>
        </w:rPr>
        <w:t>ó</w:t>
      </w:r>
      <w:r w:rsidRPr="00DF1269">
        <w:rPr>
          <w:lang w:val="es-ES_tradnl"/>
        </w:rPr>
        <w:t>n</w:t>
      </w:r>
      <w:bookmarkEnd w:id="102"/>
      <w:bookmarkEnd w:id="103"/>
      <w:bookmarkEnd w:id="104"/>
    </w:p>
    <w:p w14:paraId="1C912FCC" w14:textId="77777777" w:rsidR="00524066" w:rsidRPr="005B1D7A" w:rsidRDefault="00524066" w:rsidP="00524066">
      <w:pPr>
        <w:rPr>
          <w:lang w:val="es-ES_tradnl"/>
        </w:rPr>
      </w:pPr>
    </w:p>
    <w:p w14:paraId="2BF4CF9A" w14:textId="0B64D2E0" w:rsidR="00E06746" w:rsidRPr="00782E76" w:rsidRDefault="00E06746" w:rsidP="00A1668C">
      <w:pPr>
        <w:rPr>
          <w:rFonts w:ascii="Aptos Narrow" w:eastAsia="Times New Roman" w:hAnsi="Aptos Narrow" w:cs="Times New Roman"/>
          <w:color w:val="000000"/>
          <w:lang w:val="es-ES" w:eastAsia="es-ES"/>
        </w:rPr>
      </w:pPr>
      <w:bookmarkStart w:id="105" w:name="_Hlk44942220"/>
      <w:r w:rsidRPr="004A6424">
        <w:rPr>
          <w:rFonts w:asciiTheme="minorHAnsi" w:hAnsiTheme="minorHAnsi" w:cstheme="minorHAnsi"/>
          <w:lang w:val="es-ES_tradnl"/>
        </w:rPr>
        <w:t>Nuestro c</w:t>
      </w:r>
      <w:r w:rsidRPr="00782E76">
        <w:rPr>
          <w:rFonts w:asciiTheme="minorHAnsi" w:hAnsiTheme="minorHAnsi" w:cstheme="minorHAnsi"/>
          <w:lang w:val="es-ES_tradnl"/>
        </w:rPr>
        <w:t xml:space="preserve">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r w:rsidRPr="00276D3C">
        <w:rPr>
          <w:rFonts w:asciiTheme="minorHAnsi" w:hAnsiTheme="minorHAnsi" w:cstheme="minorHAnsi"/>
          <w:lang w:val="es-ES_tradnl"/>
        </w:rPr>
        <w:t>AST</w:t>
      </w:r>
      <w:r w:rsidR="00A87582" w:rsidRPr="00276D3C">
        <w:rPr>
          <w:rFonts w:asciiTheme="minorHAnsi" w:hAnsiTheme="minorHAnsi" w:cstheme="minorHAnsi"/>
          <w:lang w:val="es-ES_tradnl"/>
        </w:rPr>
        <w:t>s</w:t>
      </w:r>
      <w:r w:rsidRPr="00276D3C">
        <w:rPr>
          <w:rFonts w:asciiTheme="minorHAnsi" w:hAnsiTheme="minorHAnsi" w:cstheme="minorHAnsi"/>
          <w:lang w:val="es-ES_tradnl"/>
        </w:rPr>
        <w:t xml:space="preserve"> </w:t>
      </w:r>
      <w:r w:rsidRPr="00782E76">
        <w:rPr>
          <w:rFonts w:asciiTheme="minorHAnsi" w:hAnsiTheme="minorHAnsi" w:cstheme="minorHAnsi"/>
          <w:lang w:val="es-ES_tradnl"/>
        </w:rPr>
        <w:t>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49669E" w:rsidRPr="00C3119F">
        <w:rPr>
          <w:lang w:val="es-ES"/>
        </w:rPr>
        <w:t xml:space="preserve">Tabla </w:t>
      </w:r>
      <w:r w:rsidR="0049669E">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53805AA8" w:rsidR="00CD0681" w:rsidRPr="005B1D7A" w:rsidRDefault="00782E76" w:rsidP="00A1668C">
      <w:pPr>
        <w:rPr>
          <w:rFonts w:asciiTheme="minorHAnsi" w:hAnsiTheme="minorHAnsi" w:cstheme="minorHAnsi"/>
          <w:lang w:val="es-ES_tradnl"/>
        </w:rPr>
      </w:pPr>
      <w:r w:rsidRPr="00782E76">
        <w:rPr>
          <w:lang w:val="es-ES_tradnl"/>
        </w:rPr>
        <w:t>Siguiendo el método descrito en la Sección</w:t>
      </w:r>
      <w:r w:rsidR="00DC5347">
        <w:rPr>
          <w:lang w:val="es-ES_tradnl"/>
        </w:rPr>
        <w:t xml:space="preserve"> </w:t>
      </w:r>
      <w:r w:rsidR="00DC5347">
        <w:rPr>
          <w:lang w:val="es-ES_tradnl"/>
        </w:rPr>
        <w:fldChar w:fldCharType="begin"/>
      </w:r>
      <w:r w:rsidR="00DC5347">
        <w:rPr>
          <w:lang w:val="es-ES_tradnl"/>
        </w:rPr>
        <w:instrText xml:space="preserve"> REF _Ref170738286 \r \h </w:instrText>
      </w:r>
      <w:r w:rsidR="00DC5347">
        <w:rPr>
          <w:lang w:val="es-ES_tradnl"/>
        </w:rPr>
      </w:r>
      <w:r w:rsidR="00DC5347">
        <w:rPr>
          <w:lang w:val="es-ES_tradnl"/>
        </w:rPr>
        <w:fldChar w:fldCharType="separate"/>
      </w:r>
      <w:r w:rsidR="00DC5347">
        <w:rPr>
          <w:lang w:val="es-ES_tradnl"/>
        </w:rPr>
        <w:t>4.2</w:t>
      </w:r>
      <w:r w:rsidR="00DC5347">
        <w:rPr>
          <w:lang w:val="es-ES_tradnl"/>
        </w:rPr>
        <w:fldChar w:fldCharType="end"/>
      </w:r>
      <w:r w:rsidRPr="00782E76">
        <w:rPr>
          <w:lang w:val="es-ES_tradnl"/>
        </w:rPr>
        <w:t xml:space="preserve">, hemos realizado el análisis de valores anómalos. </w:t>
      </w:r>
      <w:r w:rsidRPr="00782E76">
        <w:rPr>
          <w:rFonts w:asciiTheme="minorHAnsi" w:hAnsiTheme="minorHAnsi" w:cstheme="minorHAnsi"/>
          <w:lang w:val="es-ES_tradnl"/>
        </w:rPr>
        <w:t xml:space="preserve">El informe completo del análisis realizado se puede consultar en </w:t>
      </w:r>
      <w:r w:rsidRPr="00782E76">
        <w:rPr>
          <w:lang w:val="es-ES_tradnl"/>
        </w:rPr>
        <w:t xml:space="preserve">el 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49669E">
        <w:rPr>
          <w:lang w:val="es-ES_tradnl"/>
        </w:rPr>
        <w:t>9.2</w:t>
      </w:r>
      <w:r w:rsidRPr="00782E76">
        <w:rPr>
          <w:lang w:val="es-ES_tradnl"/>
        </w:rPr>
        <w:fldChar w:fldCharType="end"/>
      </w:r>
      <w:r w:rsidRPr="00782E76">
        <w:rPr>
          <w:lang w:val="es-ES_tradnl"/>
        </w:rPr>
        <w:t>.</w:t>
      </w:r>
      <w:r w:rsidR="002C5093">
        <w:rPr>
          <w:lang w:val="es-ES_tradnl"/>
        </w:rPr>
        <w:t xml:space="preserve"> </w:t>
      </w:r>
      <w:r w:rsidR="002C5093" w:rsidRPr="00782E76">
        <w:rPr>
          <w:lang w:val="es-ES_tradnl"/>
        </w:rPr>
        <w:t xml:space="preserve">A continuación, se detallan </w:t>
      </w:r>
      <w:r w:rsidR="002C5093" w:rsidRPr="00782E76">
        <w:rPr>
          <w:rFonts w:asciiTheme="minorHAnsi" w:hAnsiTheme="minorHAnsi" w:cstheme="minorHAnsi"/>
          <w:lang w:val="es-ES_tradnl"/>
        </w:rPr>
        <w:t xml:space="preserve">los resultados </w:t>
      </w:r>
      <w:r w:rsidR="002C5093" w:rsidRPr="00782E76">
        <w:rPr>
          <w:lang w:val="es-ES_tradnl"/>
        </w:rPr>
        <w:t>más destacables</w:t>
      </w:r>
      <w:r w:rsidR="002C5093" w:rsidRPr="00782E76">
        <w:rPr>
          <w:rFonts w:asciiTheme="minorHAnsi" w:hAnsiTheme="minorHAnsi" w:cstheme="minorHAnsi"/>
          <w:lang w:val="es-ES_tradnl"/>
        </w:rPr>
        <w:t>.</w:t>
      </w:r>
    </w:p>
    <w:p w14:paraId="05273C13" w14:textId="77777777" w:rsidR="007B53AD" w:rsidRPr="005B1D7A" w:rsidRDefault="007B53AD" w:rsidP="007B53AD">
      <w:pPr>
        <w:spacing w:after="0"/>
        <w:rPr>
          <w:rFonts w:asciiTheme="minorHAnsi" w:hAnsiTheme="minorHAnsi" w:cstheme="minorHAnsi"/>
          <w:lang w:val="es-ES_tradnl"/>
        </w:rPr>
      </w:pPr>
      <w:bookmarkStart w:id="106" w:name="_Toc44948928"/>
      <w:bookmarkStart w:id="107" w:name="_Toc44948969"/>
      <w:bookmarkStart w:id="108" w:name="_Toc44949511"/>
      <w:bookmarkStart w:id="109" w:name="_Toc45018319"/>
      <w:bookmarkStart w:id="110" w:name="_Toc45037595"/>
      <w:bookmarkStart w:id="111" w:name="_Toc45059974"/>
      <w:bookmarkStart w:id="112" w:name="_Toc45105412"/>
      <w:bookmarkStart w:id="113" w:name="_Toc45153418"/>
      <w:bookmarkStart w:id="114" w:name="_Toc45220750"/>
      <w:bookmarkStart w:id="115" w:name="_Toc45273641"/>
      <w:bookmarkStart w:id="116" w:name="_Toc45295141"/>
      <w:bookmarkStart w:id="117" w:name="_Toc45295236"/>
      <w:bookmarkStart w:id="118" w:name="_Toc45308727"/>
      <w:bookmarkStart w:id="119" w:name="_Toc45321392"/>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4EBD363C" w14:textId="1A52435C" w:rsidR="007D2266" w:rsidRDefault="007D2266" w:rsidP="007D2266">
      <w:pPr>
        <w:pStyle w:val="Ttulo2"/>
        <w:rPr>
          <w:lang w:val="es-ES_tradnl"/>
        </w:rPr>
      </w:pPr>
      <w:bookmarkStart w:id="120" w:name="_Toc168659723"/>
      <w:bookmarkStart w:id="121" w:name="_Toc171272982"/>
      <w:r>
        <w:rPr>
          <w:lang w:val="es-ES_tradnl"/>
        </w:rPr>
        <w:t>Programs</w:t>
      </w:r>
      <w:bookmarkEnd w:id="120"/>
      <w:bookmarkEnd w:id="121"/>
    </w:p>
    <w:p w14:paraId="169233B1" w14:textId="1B6CCD54" w:rsidR="001B1278" w:rsidRDefault="001B1278" w:rsidP="001B1278">
      <w:pPr>
        <w:rPr>
          <w:lang w:val="es-ES_tradnl"/>
        </w:rPr>
      </w:pPr>
      <w:r>
        <w:rPr>
          <w:lang w:val="es-ES_tradnl"/>
        </w:rPr>
        <w:t>En la siguiente figura, se puede observar la estrecha correlación entre el nivel de experiencia experto y tanto</w:t>
      </w:r>
      <w:r w:rsidR="00802628">
        <w:rPr>
          <w:lang w:val="es-ES_tradnl"/>
        </w:rPr>
        <w:t xml:space="preserve"> la presencia de paquetes, la definición de enumerados y el número de paquetes. Así mismo, se puede observar una relación fuerte entre el nivel de experiencia principiante y la existencia de código en el directorio raíz.</w:t>
      </w:r>
    </w:p>
    <w:p w14:paraId="1AEAA4B1" w14:textId="77777777" w:rsidR="00802628" w:rsidRDefault="00802628" w:rsidP="00802628">
      <w:pPr>
        <w:keepNext/>
      </w:pPr>
      <w:r w:rsidRPr="00802628">
        <w:rPr>
          <w:lang w:val="es-ES_tradnl"/>
        </w:rPr>
        <w:drawing>
          <wp:inline distT="0" distB="0" distL="0" distR="0" wp14:anchorId="16493AE7" wp14:editId="14F8E150">
            <wp:extent cx="5731510" cy="4904740"/>
            <wp:effectExtent l="0" t="0" r="2540" b="0"/>
            <wp:docPr id="60257361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73614" name="Imagen 1" descr="Imagen que contiene Gráfico&#10;&#10;Descripción generada automáticamente"/>
                    <pic:cNvPicPr/>
                  </pic:nvPicPr>
                  <pic:blipFill>
                    <a:blip r:embed="rId19"/>
                    <a:stretch>
                      <a:fillRect/>
                    </a:stretch>
                  </pic:blipFill>
                  <pic:spPr>
                    <a:xfrm>
                      <a:off x="0" y="0"/>
                      <a:ext cx="5731510" cy="4904740"/>
                    </a:xfrm>
                    <a:prstGeom prst="rect">
                      <a:avLst/>
                    </a:prstGeom>
                  </pic:spPr>
                </pic:pic>
              </a:graphicData>
            </a:graphic>
          </wp:inline>
        </w:drawing>
      </w:r>
    </w:p>
    <w:p w14:paraId="5557242C" w14:textId="624EA61D" w:rsidR="00802628" w:rsidRPr="001B1278" w:rsidRDefault="00802628" w:rsidP="00802628">
      <w:pPr>
        <w:pStyle w:val="Descripcin"/>
        <w:rPr>
          <w:lang w:val="es-ES_tradnl"/>
        </w:rPr>
      </w:pPr>
      <w:bookmarkStart w:id="122" w:name="_Toc171333427"/>
      <w:r w:rsidRPr="006B6AAC">
        <w:rPr>
          <w:lang w:val="es-ES"/>
        </w:rPr>
        <w:t xml:space="preserve">Figura </w:t>
      </w:r>
      <w:r>
        <w:fldChar w:fldCharType="begin"/>
      </w:r>
      <w:r w:rsidRPr="006B6AAC">
        <w:rPr>
          <w:lang w:val="es-ES"/>
        </w:rPr>
        <w:instrText xml:space="preserve"> SEQ Figura \* ARABIC </w:instrText>
      </w:r>
      <w:r>
        <w:fldChar w:fldCharType="separate"/>
      </w:r>
      <w:r w:rsidRPr="006B6AAC">
        <w:rPr>
          <w:noProof/>
          <w:lang w:val="es-ES"/>
        </w:rPr>
        <w:t>5</w:t>
      </w:r>
      <w:r>
        <w:fldChar w:fldCharType="end"/>
      </w:r>
      <w:r w:rsidRPr="006B6AAC">
        <w:rPr>
          <w:lang w:val="es-ES"/>
        </w:rPr>
        <w:t>: Matriz de correlación de Spearman para la tabla programs</w:t>
      </w:r>
      <w:bookmarkEnd w:id="122"/>
    </w:p>
    <w:p w14:paraId="7770A2A8" w14:textId="4290C255" w:rsidR="00D91720" w:rsidRDefault="00D91720" w:rsidP="00D91720">
      <w:pPr>
        <w:pStyle w:val="Ttulo3"/>
        <w:rPr>
          <w:lang w:val="es-ES_tradnl"/>
        </w:rPr>
      </w:pPr>
      <w:bookmarkStart w:id="123" w:name="_Toc171272983"/>
      <w:r>
        <w:rPr>
          <w:lang w:val="es-ES_tradnl"/>
        </w:rPr>
        <w:lastRenderedPageBreak/>
        <w:t>Número de módulos (number of modules)</w:t>
      </w:r>
      <w:bookmarkEnd w:id="123"/>
    </w:p>
    <w:p w14:paraId="3B62B2F5" w14:textId="5C5A4669" w:rsidR="002F6668" w:rsidRDefault="002F6668" w:rsidP="00D91720">
      <w:pPr>
        <w:rPr>
          <w:lang w:val="es-ES_tradnl"/>
        </w:rPr>
      </w:pPr>
      <w:r w:rsidRPr="00D91720">
        <w:rPr>
          <w:lang w:val="es-ES_tradnl"/>
        </w:rPr>
        <w:t xml:space="preserve">Los programas con más de 143 módulos </w:t>
      </w:r>
      <w:r w:rsidR="006E7BF3">
        <w:rPr>
          <w:lang w:val="es-ES_tradnl"/>
        </w:rPr>
        <w:t>han sido detectados como</w:t>
      </w:r>
      <w:r w:rsidRPr="00D91720">
        <w:rPr>
          <w:lang w:val="es-ES_tradnl"/>
        </w:rPr>
        <w:t xml:space="preserve"> anómalos. En este análisis, </w:t>
      </w:r>
      <w:r w:rsidR="006E7BF3">
        <w:rPr>
          <w:lang w:val="es-ES_tradnl"/>
        </w:rPr>
        <w:t xml:space="preserve">identificamos </w:t>
      </w:r>
      <w:r w:rsidRPr="00D91720">
        <w:rPr>
          <w:lang w:val="es-ES_tradnl"/>
        </w:rPr>
        <w:t>dos programas con más de 3</w:t>
      </w:r>
      <w:r w:rsidR="005A2C3F" w:rsidRPr="00D91720">
        <w:rPr>
          <w:lang w:val="es-ES_tradnl"/>
        </w:rPr>
        <w:t>.</w:t>
      </w:r>
      <w:r w:rsidRPr="00D91720">
        <w:rPr>
          <w:lang w:val="es-ES_tradnl"/>
        </w:rPr>
        <w:t xml:space="preserve">000 módulos: </w:t>
      </w:r>
      <w:r w:rsidRPr="00D91720">
        <w:rPr>
          <w:i/>
          <w:iCs/>
          <w:lang w:val="es-ES_tradnl"/>
        </w:rPr>
        <w:t>ray</w:t>
      </w:r>
      <w:r w:rsidRPr="00D91720">
        <w:rPr>
          <w:lang w:val="es-ES_tradnl"/>
        </w:rPr>
        <w:t xml:space="preserve"> y </w:t>
      </w:r>
      <w:r w:rsidRPr="00D91720">
        <w:rPr>
          <w:i/>
          <w:iCs/>
          <w:lang w:val="es-ES_tradnl"/>
        </w:rPr>
        <w:t>llama_index</w:t>
      </w:r>
      <w:r w:rsidRPr="00D91720">
        <w:rPr>
          <w:lang w:val="es-ES_tradnl"/>
        </w:rPr>
        <w:t xml:space="preserve">, ambos con más de 900 contribuidores (Anexo </w:t>
      </w:r>
      <w:r w:rsidRPr="00D91720">
        <w:rPr>
          <w:lang w:val="es-ES_tradnl"/>
        </w:rPr>
        <w:fldChar w:fldCharType="begin"/>
      </w:r>
      <w:r w:rsidRPr="00D91720">
        <w:rPr>
          <w:lang w:val="es-ES_tradnl"/>
        </w:rPr>
        <w:instrText xml:space="preserve"> REF _Ref168483368 \w \h </w:instrText>
      </w:r>
      <w:r w:rsidRPr="00D91720">
        <w:rPr>
          <w:lang w:val="es-ES_tradnl"/>
        </w:rPr>
      </w:r>
      <w:r w:rsidRPr="00D91720">
        <w:rPr>
          <w:lang w:val="es-ES_tradnl"/>
        </w:rPr>
        <w:fldChar w:fldCharType="separate"/>
      </w:r>
      <w:r w:rsidR="0049669E">
        <w:rPr>
          <w:lang w:val="es-ES_tradnl"/>
        </w:rPr>
        <w:t>0</w:t>
      </w:r>
      <w:r w:rsidRPr="00D91720">
        <w:rPr>
          <w:lang w:val="es-ES_tradnl"/>
        </w:rPr>
        <w:fldChar w:fldCharType="end"/>
      </w:r>
      <w:r w:rsidRPr="00D91720">
        <w:rPr>
          <w:lang w:val="es-ES_tradnl"/>
        </w:rPr>
        <w:t xml:space="preserve">). Además, entre los programas de alumnos, </w:t>
      </w:r>
      <w:r w:rsidR="004E128D" w:rsidRPr="00D91720">
        <w:rPr>
          <w:lang w:val="es-ES_tradnl"/>
        </w:rPr>
        <w:t>detecta</w:t>
      </w:r>
      <w:r w:rsidR="006E7BF3">
        <w:rPr>
          <w:lang w:val="es-ES_tradnl"/>
        </w:rPr>
        <w:t>mos</w:t>
      </w:r>
      <w:r w:rsidRPr="00D91720">
        <w:rPr>
          <w:lang w:val="es-ES_tradnl"/>
        </w:rPr>
        <w:t xml:space="preserve"> seis </w:t>
      </w:r>
      <w:r w:rsidR="004E128D" w:rsidRPr="00D91720">
        <w:rPr>
          <w:lang w:val="es-ES_tradnl"/>
        </w:rPr>
        <w:t xml:space="preserve">programas </w:t>
      </w:r>
      <w:r w:rsidRPr="00D91720">
        <w:rPr>
          <w:lang w:val="es-ES_tradnl"/>
        </w:rPr>
        <w:t>que tienen más de 500 módulos. Esto se debe a que en la entrega incluyeron librerías completas de Python, y en todos estos casos, estos datos no fueron incluidos en el conjunto de datos final.</w:t>
      </w:r>
    </w:p>
    <w:p w14:paraId="321A3C10" w14:textId="4536ADB3" w:rsidR="00AC02F9" w:rsidRPr="00D91720" w:rsidRDefault="00AC02F9" w:rsidP="00AC02F9">
      <w:pPr>
        <w:pStyle w:val="Ttulo3"/>
        <w:rPr>
          <w:lang w:val="es-ES_tradnl"/>
        </w:rPr>
      </w:pPr>
      <w:bookmarkStart w:id="124" w:name="_Toc171272984"/>
      <w:r>
        <w:rPr>
          <w:lang w:val="es-ES_tradnl"/>
        </w:rPr>
        <w:t>Número de paquetes (number of packages)</w:t>
      </w:r>
      <w:bookmarkEnd w:id="124"/>
    </w:p>
    <w:p w14:paraId="052559AE" w14:textId="4D8C475A" w:rsidR="00805E42" w:rsidRDefault="006E1A02" w:rsidP="00AC02F9">
      <w:pPr>
        <w:rPr>
          <w:lang w:val="es-ES_tradnl"/>
        </w:rPr>
      </w:pPr>
      <w:r w:rsidRPr="00AC02F9">
        <w:rPr>
          <w:lang w:val="es-ES_tradnl"/>
        </w:rPr>
        <w:t>En el caso de los principiantes, cualquier programa que tenga al menos un paquete se considera anómalo</w:t>
      </w:r>
      <w:r w:rsidR="000D6C79">
        <w:rPr>
          <w:lang w:val="es-ES_tradnl"/>
        </w:rPr>
        <w:t xml:space="preserve"> (</w:t>
      </w:r>
      <w:r w:rsidR="006B6AAC">
        <w:rPr>
          <w:lang w:val="es-ES_tradnl"/>
        </w:rPr>
        <w:t>el 0% tiene solo uno</w:t>
      </w:r>
      <w:r w:rsidR="004B01D1">
        <w:rPr>
          <w:lang w:val="es-ES_tradnl"/>
        </w:rPr>
        <w:t xml:space="preserve"> y el 0,37% más de uno</w:t>
      </w:r>
      <w:r w:rsidR="000D6C79">
        <w:rPr>
          <w:lang w:val="es-ES_tradnl"/>
        </w:rPr>
        <w:t>)</w:t>
      </w:r>
      <w:r w:rsidRPr="00AC02F9">
        <w:rPr>
          <w:lang w:val="es-ES_tradnl"/>
        </w:rPr>
        <w:t xml:space="preserve">. Sin embargo, para los expertos, solo </w:t>
      </w:r>
      <w:r w:rsidR="00D63105">
        <w:rPr>
          <w:lang w:val="es-ES_tradnl"/>
        </w:rPr>
        <w:t>hemos detectado como</w:t>
      </w:r>
      <w:r w:rsidRPr="00AC02F9">
        <w:rPr>
          <w:lang w:val="es-ES_tradnl"/>
        </w:rPr>
        <w:t xml:space="preserve"> anómalos los programas con más de 172 paquetes.</w:t>
      </w:r>
    </w:p>
    <w:p w14:paraId="499973B8" w14:textId="4BFFF816" w:rsidR="00AC02F9" w:rsidRPr="00AC02F9" w:rsidRDefault="00EA544D" w:rsidP="00BB7799">
      <w:pPr>
        <w:pStyle w:val="Ttulo3"/>
        <w:rPr>
          <w:lang w:val="es-ES_tradnl"/>
        </w:rPr>
      </w:pPr>
      <w:bookmarkStart w:id="125" w:name="_Toc171272985"/>
      <w:r>
        <w:rPr>
          <w:lang w:val="es-ES_tradnl"/>
        </w:rPr>
        <w:t>Porcentaje de definiciones de clases (class defs pct)</w:t>
      </w:r>
      <w:bookmarkEnd w:id="125"/>
    </w:p>
    <w:p w14:paraId="69D36092" w14:textId="6E5F95A7" w:rsidR="00FA557A" w:rsidRDefault="006E1A02" w:rsidP="00AC02F9">
      <w:pPr>
        <w:rPr>
          <w:lang w:val="es-ES_tradnl"/>
        </w:rPr>
      </w:pPr>
      <w:r w:rsidRPr="00AC02F9">
        <w:rPr>
          <w:lang w:val="es-ES_tradnl"/>
        </w:rPr>
        <w:t xml:space="preserve">En el caso concreto de las definiciones de clases, mientras que los programas de expertos </w:t>
      </w:r>
      <w:r w:rsidR="005A2C3F" w:rsidRPr="00AC02F9">
        <w:rPr>
          <w:lang w:val="es-ES_tradnl"/>
        </w:rPr>
        <w:t>siempre tienen alguna definición de clase</w:t>
      </w:r>
      <w:r w:rsidRPr="00AC02F9">
        <w:rPr>
          <w:lang w:val="es-ES_tradnl"/>
        </w:rPr>
        <w:t xml:space="preserve">, entre los programas de principiantes solo el 2% tiene al menos una. De este modo, </w:t>
      </w:r>
      <w:r w:rsidR="00D63105">
        <w:rPr>
          <w:lang w:val="es-ES_tradnl"/>
        </w:rPr>
        <w:t>hemos detectado como</w:t>
      </w:r>
      <w:r w:rsidRPr="00AC02F9">
        <w:rPr>
          <w:lang w:val="es-ES_tradnl"/>
        </w:rPr>
        <w:t xml:space="preserve"> anómalo cualquier programa de alumno que contenga alguna definición de clase. En el caso de los expertos, solo </w:t>
      </w:r>
      <w:r w:rsidR="00D63105">
        <w:rPr>
          <w:lang w:val="es-ES_tradnl"/>
        </w:rPr>
        <w:t>identificamos como</w:t>
      </w:r>
      <w:r w:rsidRPr="00AC02F9">
        <w:rPr>
          <w:lang w:val="es-ES_tradnl"/>
        </w:rPr>
        <w:t xml:space="preserve"> anómalos aquellos programas donde </w:t>
      </w:r>
      <w:r w:rsidR="005A2C3F" w:rsidRPr="00AC02F9">
        <w:rPr>
          <w:lang w:val="es-ES_tradnl"/>
        </w:rPr>
        <w:t>al menos el</w:t>
      </w:r>
      <w:r w:rsidRPr="00AC02F9">
        <w:rPr>
          <w:lang w:val="es-ES_tradnl"/>
        </w:rPr>
        <w:t xml:space="preserve"> 82% de las definiciones sean de clases.</w:t>
      </w:r>
    </w:p>
    <w:p w14:paraId="6D56D1A8" w14:textId="59E8F274" w:rsidR="002E2C60" w:rsidRPr="00AC02F9" w:rsidRDefault="00982CA8" w:rsidP="002E2C60">
      <w:pPr>
        <w:pStyle w:val="Ttulo3"/>
        <w:rPr>
          <w:lang w:val="es-ES_tradnl"/>
        </w:rPr>
      </w:pPr>
      <w:bookmarkStart w:id="126" w:name="_Toc171272986"/>
      <w:r>
        <w:rPr>
          <w:lang w:val="es-ES_tradnl"/>
        </w:rPr>
        <w:t>Porcentaje de definiciones de funciones (function defs pct)</w:t>
      </w:r>
      <w:bookmarkEnd w:id="126"/>
    </w:p>
    <w:p w14:paraId="335A4610" w14:textId="03F4D79F" w:rsidR="006E1A02" w:rsidRDefault="006E1A02" w:rsidP="002E2C60">
      <w:pPr>
        <w:rPr>
          <w:lang w:val="es-ES"/>
        </w:rPr>
      </w:pPr>
      <w:r w:rsidRPr="002E2C60">
        <w:rPr>
          <w:lang w:val="es-ES"/>
        </w:rPr>
        <w:t xml:space="preserve">Respecto a las definiciones de funciones, </w:t>
      </w:r>
      <w:r w:rsidR="00D63105">
        <w:rPr>
          <w:lang w:val="es-ES"/>
        </w:rPr>
        <w:t>hemos identificado como</w:t>
      </w:r>
      <w:r w:rsidRPr="002E2C60">
        <w:rPr>
          <w:lang w:val="es-ES"/>
        </w:rPr>
        <w:t xml:space="preserve"> anómalos los programas escritos por expertos donde </w:t>
      </w:r>
      <w:r w:rsidR="005A2C3F" w:rsidRPr="002E2C60">
        <w:rPr>
          <w:lang w:val="es-ES"/>
        </w:rPr>
        <w:t>las funciones</w:t>
      </w:r>
      <w:r w:rsidRPr="002E2C60">
        <w:rPr>
          <w:lang w:val="es-ES"/>
        </w:rPr>
        <w:t xml:space="preserve"> representen menos del 42% </w:t>
      </w:r>
      <w:r w:rsidR="005A2C3F" w:rsidRPr="002E2C60">
        <w:rPr>
          <w:lang w:val="es-ES"/>
        </w:rPr>
        <w:t>de las definiciones</w:t>
      </w:r>
      <w:r w:rsidRPr="002E2C60">
        <w:rPr>
          <w:lang w:val="es-ES"/>
        </w:rPr>
        <w:t>.</w:t>
      </w:r>
      <w:r w:rsidR="001311E4" w:rsidRPr="002E2C60">
        <w:rPr>
          <w:lang w:val="es-ES"/>
        </w:rPr>
        <w:t xml:space="preserve"> </w:t>
      </w:r>
      <w:r w:rsidR="004E128D" w:rsidRPr="002E2C60">
        <w:rPr>
          <w:lang w:val="es-ES"/>
        </w:rPr>
        <w:t xml:space="preserve">En este caso, no </w:t>
      </w:r>
      <w:r w:rsidR="00D63105">
        <w:rPr>
          <w:lang w:val="es-ES"/>
        </w:rPr>
        <w:t>hemos</w:t>
      </w:r>
      <w:r w:rsidR="004E128D" w:rsidRPr="002E2C60">
        <w:rPr>
          <w:lang w:val="es-ES"/>
        </w:rPr>
        <w:t xml:space="preserve"> detecta</w:t>
      </w:r>
      <w:r w:rsidR="00D63105">
        <w:rPr>
          <w:lang w:val="es-ES"/>
        </w:rPr>
        <w:t>do</w:t>
      </w:r>
      <w:r w:rsidR="004E128D" w:rsidRPr="002E2C60">
        <w:rPr>
          <w:lang w:val="es-ES"/>
        </w:rPr>
        <w:t xml:space="preserve"> valores anómalos en los programas de principiantes</w:t>
      </w:r>
      <w:r w:rsidR="000539B6">
        <w:rPr>
          <w:lang w:val="es-ES"/>
        </w:rPr>
        <w:t>.</w:t>
      </w:r>
    </w:p>
    <w:p w14:paraId="23E2F174" w14:textId="52730B3B" w:rsidR="000539B6" w:rsidRPr="002E2C60" w:rsidRDefault="000539B6" w:rsidP="000539B6">
      <w:pPr>
        <w:pStyle w:val="Ttulo3"/>
        <w:rPr>
          <w:lang w:val="es-ES_tradnl"/>
        </w:rPr>
      </w:pPr>
      <w:bookmarkStart w:id="127" w:name="_Toc171272987"/>
      <w:r>
        <w:rPr>
          <w:lang w:val="es-ES_tradnl"/>
        </w:rPr>
        <w:t>Porcentaje de definiciones de enumerados (enum defs pct)</w:t>
      </w:r>
      <w:bookmarkEnd w:id="127"/>
    </w:p>
    <w:p w14:paraId="5C0637AC" w14:textId="77532401" w:rsidR="00387C94" w:rsidRDefault="00D63105" w:rsidP="000539B6">
      <w:pPr>
        <w:rPr>
          <w:lang w:val="es-ES"/>
        </w:rPr>
      </w:pPr>
      <w:r>
        <w:rPr>
          <w:lang w:val="es-ES"/>
        </w:rPr>
        <w:t>Hemos</w:t>
      </w:r>
      <w:r w:rsidR="00387C94" w:rsidRPr="000539B6">
        <w:rPr>
          <w:lang w:val="es-ES"/>
        </w:rPr>
        <w:t xml:space="preserve"> detectaron como anómalos los programas que tienen una o más enumeraciones, debido a que tan solo el 0,7% de los programas las utilizan. Además, todos los programas con enumeraciones fueron escritos por expertos. En lugar de utilizar enumeraciones, los programadores suelen utilizar constantes para definir valores fijos, principalmente debido a su simplicidad.</w:t>
      </w:r>
    </w:p>
    <w:p w14:paraId="09F5163E" w14:textId="338735CB" w:rsidR="000539B6" w:rsidRPr="000539B6" w:rsidRDefault="000539B6" w:rsidP="000539B6">
      <w:pPr>
        <w:pStyle w:val="Ttulo3"/>
        <w:rPr>
          <w:lang w:val="es-ES_tradnl"/>
        </w:rPr>
      </w:pPr>
      <w:bookmarkStart w:id="128" w:name="_Toc171272988"/>
      <w:r>
        <w:rPr>
          <w:lang w:val="es-ES_tradnl"/>
        </w:rPr>
        <w:t>Análisis multivariante</w:t>
      </w:r>
      <w:bookmarkEnd w:id="128"/>
    </w:p>
    <w:p w14:paraId="1F9C0E61" w14:textId="6E5A0198" w:rsidR="00117BB6" w:rsidRDefault="000539B6" w:rsidP="000539B6">
      <w:pPr>
        <w:rPr>
          <w:lang w:val="es-ES_tradnl"/>
        </w:rPr>
      </w:pPr>
      <w:r>
        <w:rPr>
          <w:lang w:val="es-ES_tradnl"/>
        </w:rPr>
        <w:t>El</w:t>
      </w:r>
      <w:r w:rsidR="00117BB6" w:rsidRPr="000539B6">
        <w:rPr>
          <w:lang w:val="es-ES_tradnl"/>
        </w:rPr>
        <w:t xml:space="preserve"> análisis multivariante también identificó como anómalos los programas </w:t>
      </w:r>
      <w:r w:rsidR="00117BB6" w:rsidRPr="000539B6">
        <w:rPr>
          <w:i/>
          <w:iCs/>
          <w:lang w:val="es-ES_tradnl"/>
        </w:rPr>
        <w:t>ray</w:t>
      </w:r>
      <w:r w:rsidR="00117BB6" w:rsidRPr="000539B6">
        <w:rPr>
          <w:lang w:val="es-ES_tradnl"/>
        </w:rPr>
        <w:t xml:space="preserve"> y </w:t>
      </w:r>
      <w:r w:rsidR="00117BB6" w:rsidRPr="000539B6">
        <w:rPr>
          <w:i/>
          <w:iCs/>
          <w:lang w:val="es-ES_tradnl"/>
        </w:rPr>
        <w:t>llama_index</w:t>
      </w:r>
      <w:r w:rsidR="00117BB6" w:rsidRPr="000539B6">
        <w:rPr>
          <w:lang w:val="es-ES_tradnl"/>
        </w:rPr>
        <w:t>, con medias de 3.286 módulos, 153 subdirectorios con código y 839 paquetes</w:t>
      </w:r>
      <w:r w:rsidR="001311E4" w:rsidRPr="000539B6">
        <w:rPr>
          <w:lang w:val="es-ES_tradnl"/>
        </w:rPr>
        <w:t>.</w:t>
      </w:r>
    </w:p>
    <w:p w14:paraId="0FF06AB0" w14:textId="77777777" w:rsidR="00EA544D" w:rsidRPr="00AC02F9" w:rsidRDefault="00EA544D" w:rsidP="00EA544D">
      <w:pPr>
        <w:pStyle w:val="Ttulo3"/>
        <w:rPr>
          <w:lang w:val="es-ES_tradnl"/>
        </w:rPr>
      </w:pPr>
      <w:bookmarkStart w:id="129" w:name="_Toc171272989"/>
      <w:r>
        <w:rPr>
          <w:lang w:val="es-ES_tradnl"/>
        </w:rPr>
        <w:t>Otros</w:t>
      </w:r>
      <w:bookmarkEnd w:id="129"/>
    </w:p>
    <w:p w14:paraId="5EF90A0D" w14:textId="4DB537EA" w:rsidR="00EA544D" w:rsidRPr="00EA544D" w:rsidRDefault="00FD399B" w:rsidP="000539B6">
      <w:pPr>
        <w:rPr>
          <w:lang w:val="es-ES"/>
        </w:rPr>
      </w:pPr>
      <w:r>
        <w:rPr>
          <w:lang w:val="es-ES"/>
        </w:rPr>
        <w:t xml:space="preserve">Hemos apreciado cómo </w:t>
      </w:r>
      <w:r w:rsidR="00EA544D" w:rsidRPr="00AC02F9">
        <w:rPr>
          <w:lang w:val="es-ES"/>
        </w:rPr>
        <w:t>544 programas (cerca del 34%) de alumnos no tienen definiciones (clases, funciones o enumeraciones)</w:t>
      </w:r>
      <w:r>
        <w:rPr>
          <w:lang w:val="es-ES"/>
        </w:rPr>
        <w:t xml:space="preserve"> en comparación con </w:t>
      </w:r>
      <w:r w:rsidR="00346438">
        <w:rPr>
          <w:lang w:val="es-ES"/>
        </w:rPr>
        <w:t xml:space="preserve">el 0% </w:t>
      </w:r>
      <w:r w:rsidR="00684AD2">
        <w:rPr>
          <w:lang w:val="es-ES"/>
        </w:rPr>
        <w:t>de los expertos</w:t>
      </w:r>
      <w:r w:rsidR="00EA544D" w:rsidRPr="00AC02F9">
        <w:rPr>
          <w:lang w:val="es-ES"/>
        </w:rPr>
        <w:t xml:space="preserve">. Esto se debe a que, al inicio 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w:t>
      </w:r>
      <w:r w:rsidR="00684AD2">
        <w:rPr>
          <w:lang w:val="es-ES"/>
        </w:rPr>
        <w:t>ha detectado como</w:t>
      </w:r>
      <w:r w:rsidR="00EA544D" w:rsidRPr="00AC02F9">
        <w:rPr>
          <w:lang w:val="es-ES"/>
        </w:rPr>
        <w:t xml:space="preserve"> anómalo</w:t>
      </w:r>
      <w:r w:rsidR="00684AD2">
        <w:rPr>
          <w:lang w:val="es-ES"/>
        </w:rPr>
        <w:t xml:space="preserve"> en los estudiantes</w:t>
      </w:r>
      <w:r w:rsidR="00EA544D" w:rsidRPr="00AC02F9">
        <w:rPr>
          <w:lang w:val="es-ES"/>
        </w:rPr>
        <w:t>.</w:t>
      </w:r>
    </w:p>
    <w:p w14:paraId="6471925D" w14:textId="7A6BF3C7" w:rsidR="007D2266" w:rsidRDefault="007D2266" w:rsidP="007D2266">
      <w:pPr>
        <w:pStyle w:val="Ttulo2"/>
        <w:rPr>
          <w:lang w:val="es-ES_tradnl"/>
        </w:rPr>
      </w:pPr>
      <w:bookmarkStart w:id="130" w:name="_Toc168659724"/>
      <w:bookmarkStart w:id="131" w:name="_Toc171272990"/>
      <w:r>
        <w:rPr>
          <w:lang w:val="es-ES_tradnl"/>
        </w:rPr>
        <w:t>M</w:t>
      </w:r>
      <w:r w:rsidR="00001E98">
        <w:rPr>
          <w:lang w:val="es-ES_tradnl"/>
        </w:rPr>
        <w:t>o</w:t>
      </w:r>
      <w:r>
        <w:rPr>
          <w:lang w:val="es-ES_tradnl"/>
        </w:rPr>
        <w:t>dul</w:t>
      </w:r>
      <w:bookmarkEnd w:id="130"/>
      <w:r w:rsidR="00001E98">
        <w:rPr>
          <w:lang w:val="es-ES_tradnl"/>
        </w:rPr>
        <w:t>e</w:t>
      </w:r>
      <w:r w:rsidR="00537C80">
        <w:rPr>
          <w:lang w:val="es-ES_tradnl"/>
        </w:rPr>
        <w:t>s</w:t>
      </w:r>
      <w:bookmarkEnd w:id="131"/>
    </w:p>
    <w:p w14:paraId="7408E3CE" w14:textId="62C67134" w:rsidR="007D2266" w:rsidRDefault="00495F4B" w:rsidP="00D82C10">
      <w:pPr>
        <w:rPr>
          <w:lang w:val="es-ES"/>
        </w:rPr>
      </w:pPr>
      <w:r w:rsidRPr="00D82C10">
        <w:rPr>
          <w:lang w:val="es-ES"/>
        </w:rPr>
        <w:t xml:space="preserve">Casi el 22% (3.974) de los </w:t>
      </w:r>
      <w:r w:rsidR="00DD49B0" w:rsidRPr="00D82C10">
        <w:rPr>
          <w:lang w:val="es-ES"/>
        </w:rPr>
        <w:t>módulos</w:t>
      </w:r>
      <w:r w:rsidRPr="00D82C10">
        <w:rPr>
          <w:lang w:val="es-ES"/>
        </w:rPr>
        <w:t xml:space="preserve"> n</w:t>
      </w:r>
      <w:r w:rsidR="00DD49B0" w:rsidRPr="00D82C10">
        <w:rPr>
          <w:lang w:val="es-ES"/>
        </w:rPr>
        <w:t xml:space="preserve">o </w:t>
      </w:r>
      <w:r w:rsidRPr="00D82C10">
        <w:rPr>
          <w:lang w:val="es-ES"/>
        </w:rPr>
        <w:t>tienen</w:t>
      </w:r>
      <w:r w:rsidR="00DD49B0" w:rsidRPr="00D82C10">
        <w:rPr>
          <w:lang w:val="es-ES"/>
        </w:rPr>
        <w:t xml:space="preserve"> definiciones (clases, funciones o enumerados), de los cuales más de la mitad (2.199) son de expertos. Tal y como mencionamos en el apartado anterior, en el caso de los alumnos, esto se debe a que no usan clases o funciones hasta bien avanzado el curso. En el caso de los expertos, la mayoría de estos módulos se utilizan como archivos de configuración, scripts ejecutables y de automatización de tareas.</w:t>
      </w:r>
    </w:p>
    <w:p w14:paraId="3C0E8161" w14:textId="24A2C5C0" w:rsidR="00D82C10" w:rsidRPr="00D82C10" w:rsidRDefault="00D82C10" w:rsidP="00D82C10">
      <w:pPr>
        <w:pStyle w:val="Ttulo3"/>
        <w:rPr>
          <w:lang w:val="es-ES_tradnl"/>
        </w:rPr>
      </w:pPr>
      <w:bookmarkStart w:id="132" w:name="_Toc171272991"/>
      <w:r>
        <w:rPr>
          <w:lang w:val="es-ES_tradnl"/>
        </w:rPr>
        <w:lastRenderedPageBreak/>
        <w:t>Número de clases (number of classes)</w:t>
      </w:r>
      <w:bookmarkEnd w:id="132"/>
    </w:p>
    <w:p w14:paraId="141856DE" w14:textId="5A03F544" w:rsidR="007D2266" w:rsidRDefault="00D63105" w:rsidP="00D82C10">
      <w:pPr>
        <w:rPr>
          <w:lang w:val="es-ES_tradnl"/>
        </w:rPr>
      </w:pPr>
      <w:r>
        <w:rPr>
          <w:lang w:val="es-ES"/>
        </w:rPr>
        <w:t>Hemos detectado como</w:t>
      </w:r>
      <w:r w:rsidR="00E12E93" w:rsidRPr="00D82C10">
        <w:rPr>
          <w:lang w:val="es-ES"/>
        </w:rPr>
        <w:t xml:space="preserve"> anómalos los módulos que tienen más de 76 clases, identificándose únicamente tres módulos que cumplen esta condición. </w:t>
      </w:r>
      <w:r w:rsidR="00E12E93" w:rsidRPr="00D82C10">
        <w:rPr>
          <w:lang w:val="es-ES_tradnl"/>
        </w:rPr>
        <w:t>Cabe destacar qué e</w:t>
      </w:r>
      <w:r w:rsidR="00D959D0" w:rsidRPr="00D82C10">
        <w:rPr>
          <w:lang w:val="es-ES_tradnl"/>
        </w:rPr>
        <w:t xml:space="preserve">ntre los </w:t>
      </w:r>
      <w:r w:rsidR="00E12E93" w:rsidRPr="00D82C10">
        <w:rPr>
          <w:lang w:val="es-ES_tradnl"/>
        </w:rPr>
        <w:t xml:space="preserve">módulos de </w:t>
      </w:r>
      <w:r w:rsidR="00D959D0" w:rsidRPr="00D82C10">
        <w:rPr>
          <w:lang w:val="es-ES_tradnl"/>
        </w:rPr>
        <w:t>expertos, cerca del 50% no tienen ninguna definición de clase</w:t>
      </w:r>
      <w:r w:rsidR="00E12E93" w:rsidRPr="00D82C10">
        <w:rPr>
          <w:lang w:val="es-ES_tradnl"/>
        </w:rPr>
        <w:t xml:space="preserve">. En el caso de </w:t>
      </w:r>
      <w:r w:rsidR="00D959D0" w:rsidRPr="00D82C10">
        <w:rPr>
          <w:lang w:val="es-ES_tradnl"/>
        </w:rPr>
        <w:t xml:space="preserve">los principiantes, este porcentaje </w:t>
      </w:r>
      <w:r w:rsidR="00E12E93" w:rsidRPr="00D82C10">
        <w:rPr>
          <w:lang w:val="es-ES_tradnl"/>
        </w:rPr>
        <w:t>es</w:t>
      </w:r>
      <w:r w:rsidR="00D959D0" w:rsidRPr="00D82C10">
        <w:rPr>
          <w:lang w:val="es-ES_tradnl"/>
        </w:rPr>
        <w:t xml:space="preserve"> </w:t>
      </w:r>
      <w:r w:rsidR="00E12E93" w:rsidRPr="00D82C10">
        <w:rPr>
          <w:lang w:val="es-ES_tradnl"/>
        </w:rPr>
        <w:t>d</w:t>
      </w:r>
      <w:r w:rsidR="00D959D0" w:rsidRPr="00D82C10">
        <w:rPr>
          <w:lang w:val="es-ES_tradnl"/>
        </w:rPr>
        <w:t>el 70%.</w:t>
      </w:r>
    </w:p>
    <w:p w14:paraId="243ABD81" w14:textId="27910D27" w:rsidR="00D82C10" w:rsidRPr="00D82C10" w:rsidRDefault="00BC055C" w:rsidP="00BC055C">
      <w:pPr>
        <w:pStyle w:val="Ttulo3"/>
        <w:rPr>
          <w:lang w:val="es-ES_tradnl"/>
        </w:rPr>
      </w:pPr>
      <w:bookmarkStart w:id="133" w:name="_Toc171272992"/>
      <w:r>
        <w:rPr>
          <w:lang w:val="es-ES_tradnl"/>
        </w:rPr>
        <w:t>Número de funciones (number of functions)</w:t>
      </w:r>
      <w:bookmarkEnd w:id="133"/>
    </w:p>
    <w:p w14:paraId="04C92E09" w14:textId="5E4C3E56" w:rsidR="007D2266" w:rsidRDefault="00E12E93" w:rsidP="00BC055C">
      <w:pPr>
        <w:rPr>
          <w:lang w:val="es-ES_tradnl"/>
        </w:rPr>
      </w:pPr>
      <w:r w:rsidRPr="00BC055C">
        <w:rPr>
          <w:lang w:val="es-ES_tradnl"/>
        </w:rPr>
        <w:t xml:space="preserve">En lo que a funciones se refiere, </w:t>
      </w:r>
      <w:r w:rsidR="00D63105">
        <w:rPr>
          <w:lang w:val="es-ES_tradnl"/>
        </w:rPr>
        <w:t>hemos identificado como</w:t>
      </w:r>
      <w:r w:rsidRPr="00BC055C">
        <w:rPr>
          <w:lang w:val="es-ES_tradnl"/>
        </w:rPr>
        <w:t xml:space="preserve"> anómalos cuando definen más de 185 funciones. Solamente un módulo</w:t>
      </w:r>
      <w:r w:rsidR="001311E4" w:rsidRPr="00BC055C">
        <w:rPr>
          <w:lang w:val="es-ES_tradnl"/>
        </w:rPr>
        <w:t>,</w:t>
      </w:r>
      <w:r w:rsidRPr="00BC055C">
        <w:rPr>
          <w:lang w:val="es-ES_tradnl"/>
        </w:rPr>
        <w:t xml:space="preserve"> de experto</w:t>
      </w:r>
      <w:r w:rsidR="001311E4" w:rsidRPr="00BC055C">
        <w:rPr>
          <w:lang w:val="es-ES_tradnl"/>
        </w:rPr>
        <w:t>,</w:t>
      </w:r>
      <w:r w:rsidRPr="00BC055C">
        <w:rPr>
          <w:lang w:val="es-ES_tradnl"/>
        </w:rPr>
        <w:t xml:space="preserve"> supera este </w:t>
      </w:r>
      <w:r w:rsidR="007647EE" w:rsidRPr="00BC055C">
        <w:rPr>
          <w:lang w:val="es-ES_tradnl"/>
        </w:rPr>
        <w:t>límite</w:t>
      </w:r>
      <w:r w:rsidRPr="00BC055C">
        <w:rPr>
          <w:lang w:val="es-ES_tradnl"/>
        </w:rPr>
        <w:t xml:space="preserve"> con 285 funciones definidas. </w:t>
      </w:r>
    </w:p>
    <w:p w14:paraId="18BE38C4" w14:textId="497B04A9" w:rsidR="006E09A9" w:rsidRPr="00BC055C" w:rsidRDefault="006E09A9" w:rsidP="006E09A9">
      <w:pPr>
        <w:pStyle w:val="Ttulo3"/>
        <w:rPr>
          <w:lang w:val="es-ES_tradnl"/>
        </w:rPr>
      </w:pPr>
      <w:bookmarkStart w:id="134" w:name="_Toc171272993"/>
      <w:r>
        <w:rPr>
          <w:lang w:val="es-ES_tradnl"/>
        </w:rPr>
        <w:t>Convenio de nombrado (name convention)</w:t>
      </w:r>
      <w:bookmarkEnd w:id="134"/>
    </w:p>
    <w:p w14:paraId="058582FA" w14:textId="2EBBB241" w:rsidR="007D2266" w:rsidRDefault="00E12E93" w:rsidP="006E09A9">
      <w:pPr>
        <w:rPr>
          <w:lang w:val="es-ES_tradnl"/>
        </w:rPr>
      </w:pPr>
      <w:r w:rsidRPr="006E09A9">
        <w:rPr>
          <w:lang w:val="es-ES_tradnl"/>
        </w:rPr>
        <w:t xml:space="preserve">Ninguno de los convenios de nombrado de módulos fue identificado como anómalo. </w:t>
      </w:r>
      <w:r w:rsidR="007D2266" w:rsidRPr="006E09A9">
        <w:rPr>
          <w:lang w:val="es-ES_tradnl"/>
        </w:rPr>
        <w:t xml:space="preserve">Entre los expertos, el convenio de nombrado más habitual es el </w:t>
      </w:r>
      <w:r w:rsidR="007D2266" w:rsidRPr="006E09A9">
        <w:rPr>
          <w:rFonts w:ascii="Consolas" w:hAnsi="Consolas"/>
          <w:lang w:val="es-ES_tradnl"/>
        </w:rPr>
        <w:t>SnakeCase</w:t>
      </w:r>
      <w:r w:rsidR="007D2266" w:rsidRPr="006E09A9">
        <w:rPr>
          <w:lang w:val="es-ES_tradnl"/>
        </w:rPr>
        <w:t xml:space="preserve">, con cerca de un 65% de uso. Por el contrario, entre los principiantes el </w:t>
      </w:r>
      <w:r w:rsidR="007D2266" w:rsidRPr="006E09A9">
        <w:rPr>
          <w:rFonts w:ascii="Consolas" w:hAnsi="Consolas"/>
          <w:lang w:val="es-ES_tradnl"/>
        </w:rPr>
        <w:t>SnakeCase</w:t>
      </w:r>
      <w:r w:rsidR="007D2266" w:rsidRPr="006E09A9">
        <w:rPr>
          <w:lang w:val="es-ES_tradnl"/>
        </w:rPr>
        <w:t xml:space="preserve"> solo se usa un 20% de los casos, y es el </w:t>
      </w:r>
      <w:r w:rsidR="007D2266" w:rsidRPr="006E09A9">
        <w:rPr>
          <w:rFonts w:ascii="Consolas" w:hAnsi="Consolas"/>
          <w:lang w:val="es-ES_tradnl"/>
        </w:rPr>
        <w:t>Lower</w:t>
      </w:r>
      <w:r w:rsidR="007D2266" w:rsidRPr="006E09A9">
        <w:rPr>
          <w:lang w:val="es-ES_tradnl"/>
        </w:rPr>
        <w:t xml:space="preserve"> el más usado </w:t>
      </w:r>
      <w:r w:rsidR="00D959D0" w:rsidRPr="006E09A9">
        <w:rPr>
          <w:lang w:val="es-ES_tradnl"/>
        </w:rPr>
        <w:t>con</w:t>
      </w:r>
      <w:r w:rsidR="007D2266" w:rsidRPr="006E09A9">
        <w:rPr>
          <w:lang w:val="es-ES_tradnl"/>
        </w:rPr>
        <w:t xml:space="preserve"> un 45% de los módulos.</w:t>
      </w:r>
    </w:p>
    <w:p w14:paraId="04448A52" w14:textId="5FC005FA" w:rsidR="00381879" w:rsidRDefault="00381879" w:rsidP="006E09A9">
      <w:pPr>
        <w:rPr>
          <w:lang w:val="es-ES_tradnl"/>
        </w:rPr>
      </w:pPr>
      <w:r>
        <w:rPr>
          <w:lang w:val="es-ES_tradnl"/>
        </w:rPr>
        <w:t>En la siguiente figura se puede apreciar la distribución de todos los valores en función del convenio de nombrado y el nivel de experiencia:</w:t>
      </w:r>
    </w:p>
    <w:p w14:paraId="58A942C1" w14:textId="77777777" w:rsidR="00AD6B80" w:rsidRDefault="001F30E0" w:rsidP="00AD6B80">
      <w:pPr>
        <w:keepNext/>
      </w:pPr>
      <w:r w:rsidRPr="001F30E0">
        <w:rPr>
          <w:noProof/>
          <w:lang w:val="es-ES_tradnl"/>
        </w:rPr>
        <w:drawing>
          <wp:inline distT="0" distB="0" distL="0" distR="0" wp14:anchorId="1EF50D69" wp14:editId="082E9EB6">
            <wp:extent cx="5731510" cy="2679700"/>
            <wp:effectExtent l="0" t="0" r="2540" b="6350"/>
            <wp:docPr id="93540153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01534" name="Imagen 1" descr="Gráfico, Gráfico de barras&#10;&#10;Descripción generada automáticamente"/>
                    <pic:cNvPicPr/>
                  </pic:nvPicPr>
                  <pic:blipFill>
                    <a:blip r:embed="rId20"/>
                    <a:stretch>
                      <a:fillRect/>
                    </a:stretch>
                  </pic:blipFill>
                  <pic:spPr>
                    <a:xfrm>
                      <a:off x="0" y="0"/>
                      <a:ext cx="5731510" cy="2679700"/>
                    </a:xfrm>
                    <a:prstGeom prst="rect">
                      <a:avLst/>
                    </a:prstGeom>
                  </pic:spPr>
                </pic:pic>
              </a:graphicData>
            </a:graphic>
          </wp:inline>
        </w:drawing>
      </w:r>
    </w:p>
    <w:p w14:paraId="6DC977AE" w14:textId="7CF00553" w:rsidR="006E09A9" w:rsidRDefault="00AD6B80" w:rsidP="00AD6B80">
      <w:pPr>
        <w:pStyle w:val="Descripcin"/>
        <w:rPr>
          <w:lang w:val="es-ES_tradnl"/>
        </w:rPr>
      </w:pPr>
      <w:bookmarkStart w:id="135" w:name="_Toc171333428"/>
      <w:r w:rsidRPr="00556539">
        <w:rPr>
          <w:lang w:val="es-ES"/>
        </w:rPr>
        <w:t xml:space="preserve">Figura </w:t>
      </w:r>
      <w:r>
        <w:fldChar w:fldCharType="begin"/>
      </w:r>
      <w:r w:rsidRPr="00556539">
        <w:rPr>
          <w:lang w:val="es-ES"/>
        </w:rPr>
        <w:instrText xml:space="preserve"> SEQ Figura \* ARABIC </w:instrText>
      </w:r>
      <w:r>
        <w:fldChar w:fldCharType="separate"/>
      </w:r>
      <w:r w:rsidR="00802628">
        <w:rPr>
          <w:noProof/>
          <w:lang w:val="es-ES"/>
        </w:rPr>
        <w:t>6</w:t>
      </w:r>
      <w:r>
        <w:fldChar w:fldCharType="end"/>
      </w:r>
      <w:r w:rsidRPr="00556539">
        <w:rPr>
          <w:lang w:val="es-ES"/>
        </w:rPr>
        <w:t>: Distribución de valores de la variable name_convention en Modules</w:t>
      </w:r>
      <w:bookmarkEnd w:id="135"/>
    </w:p>
    <w:p w14:paraId="1DE732C0" w14:textId="50C9F55C" w:rsidR="001F30E0" w:rsidRPr="006E09A9" w:rsidRDefault="00437CD3" w:rsidP="001F30E0">
      <w:pPr>
        <w:pStyle w:val="Ttulo3"/>
        <w:rPr>
          <w:lang w:val="es-ES_tradnl"/>
        </w:rPr>
      </w:pPr>
      <w:bookmarkStart w:id="136" w:name="_Toc171272994"/>
      <w:r>
        <w:rPr>
          <w:lang w:val="es-ES_tradnl"/>
        </w:rPr>
        <w:t>Porcentaje de anotaciones de tipo (type annotations pct)</w:t>
      </w:r>
      <w:bookmarkEnd w:id="136"/>
    </w:p>
    <w:p w14:paraId="515240B0" w14:textId="45D62AC5" w:rsidR="007D2266" w:rsidRDefault="00100C65" w:rsidP="001F30E0">
      <w:pPr>
        <w:rPr>
          <w:lang w:val="es-ES_tradnl"/>
        </w:rPr>
      </w:pPr>
      <w:r>
        <w:rPr>
          <w:lang w:val="es-ES_tradnl"/>
        </w:rPr>
        <w:t>Hemos detectado como</w:t>
      </w:r>
      <w:r w:rsidR="001311E4" w:rsidRPr="001F30E0">
        <w:rPr>
          <w:lang w:val="es-ES_tradnl"/>
        </w:rPr>
        <w:t xml:space="preserve"> anómalo cualquier módulo con un porcentaje de anotaciones de tipo superior al 96%. </w:t>
      </w:r>
      <w:r w:rsidR="009E5055" w:rsidRPr="001F30E0">
        <w:rPr>
          <w:lang w:val="es-ES_tradnl"/>
        </w:rPr>
        <w:t xml:space="preserve">Teniendo en cuenta solo a los expertos, no </w:t>
      </w:r>
      <w:r>
        <w:rPr>
          <w:lang w:val="es-ES_tradnl"/>
        </w:rPr>
        <w:t>hemos</w:t>
      </w:r>
      <w:r w:rsidR="009E5055" w:rsidRPr="001F30E0">
        <w:rPr>
          <w:lang w:val="es-ES_tradnl"/>
        </w:rPr>
        <w:t xml:space="preserve"> identifica</w:t>
      </w:r>
      <w:r>
        <w:rPr>
          <w:lang w:val="es-ES_tradnl"/>
        </w:rPr>
        <w:t>do</w:t>
      </w:r>
      <w:r w:rsidR="009E5055" w:rsidRPr="001F30E0">
        <w:rPr>
          <w:lang w:val="es-ES_tradnl"/>
        </w:rPr>
        <w:t xml:space="preserve"> anomalías, mientras </w:t>
      </w:r>
      <w:r w:rsidR="00FD4BDB" w:rsidRPr="001F30E0">
        <w:rPr>
          <w:lang w:val="es-ES_tradnl"/>
        </w:rPr>
        <w:t>que,</w:t>
      </w:r>
      <w:r w:rsidR="009E5055" w:rsidRPr="001F30E0">
        <w:rPr>
          <w:lang w:val="es-ES_tradnl"/>
        </w:rPr>
        <w:t xml:space="preserve"> entre los principiantes, una sola anotación ya hace que el módulo sea considerado anómalo.</w:t>
      </w:r>
      <w:r w:rsidR="001311E4" w:rsidRPr="001F30E0">
        <w:rPr>
          <w:lang w:val="es-ES_tradnl"/>
        </w:rPr>
        <w:t xml:space="preserve"> Cabe destacar que, entre los expertos, el 41% de los módulos tienen al menos una anotación de tipo, mientras que entre los principiantes este porcentaje es de apenas el 12%. Además, entre los principiantes no existe ningún módulo con un 100% de anotaciones de tipo.</w:t>
      </w:r>
    </w:p>
    <w:p w14:paraId="15B766E2" w14:textId="2BC0FDCD" w:rsidR="000B2A4F" w:rsidRPr="001F30E0" w:rsidRDefault="000B2A4F" w:rsidP="000B2A4F">
      <w:pPr>
        <w:pStyle w:val="Ttulo3"/>
        <w:rPr>
          <w:lang w:val="es-ES_tradnl"/>
        </w:rPr>
      </w:pPr>
      <w:bookmarkStart w:id="137" w:name="_Toc171272995"/>
      <w:r>
        <w:rPr>
          <w:lang w:val="es-ES_tradnl"/>
        </w:rPr>
        <w:t>Análisis multivariante</w:t>
      </w:r>
      <w:bookmarkEnd w:id="137"/>
    </w:p>
    <w:p w14:paraId="39522B21" w14:textId="62E3E969" w:rsidR="009B169E" w:rsidRPr="000B2A4F" w:rsidRDefault="004D5F51" w:rsidP="000B2A4F">
      <w:pPr>
        <w:rPr>
          <w:lang w:val="es-ES_tradnl"/>
        </w:rPr>
      </w:pPr>
      <w:r w:rsidRPr="000B2A4F">
        <w:rPr>
          <w:lang w:val="es-ES_tradnl"/>
        </w:rPr>
        <w:t>El análisis multivariante identificó 22 módulos anómalos que tenían una media de 49,4 clases y 33,9 funciones definidas. Además, todos ellos cuentan con un punto de entrada (</w:t>
      </w:r>
      <w:r w:rsidRPr="000B2A4F">
        <w:rPr>
          <w:rFonts w:ascii="Consolas" w:hAnsi="Consolas"/>
          <w:lang w:val="es-ES_tradnl"/>
        </w:rPr>
        <w:t>has_entry_point</w:t>
      </w:r>
      <w:r w:rsidRPr="000B2A4F">
        <w:rPr>
          <w:lang w:val="es-ES_tradnl"/>
        </w:rPr>
        <w:t>) y no tienen definiciones de enumeraciones. En contraste, los módulos no anómalos tenían una media de 0,98 clases y 2,48 funciones, con y sin puntos de entrada y definiciones de enumeraciones.</w:t>
      </w:r>
    </w:p>
    <w:p w14:paraId="5B888A69" w14:textId="77777777" w:rsidR="007D2266" w:rsidRDefault="007D2266" w:rsidP="007D2266">
      <w:pPr>
        <w:pStyle w:val="Ttulo2"/>
        <w:rPr>
          <w:lang w:val="es-ES_tradnl"/>
        </w:rPr>
      </w:pPr>
      <w:bookmarkStart w:id="138" w:name="_Toc168659725"/>
      <w:bookmarkStart w:id="139" w:name="_Toc171272996"/>
      <w:r w:rsidRPr="00396E1C">
        <w:rPr>
          <w:lang w:val="es-ES_tradnl"/>
        </w:rPr>
        <w:lastRenderedPageBreak/>
        <w:t>Imports</w:t>
      </w:r>
      <w:bookmarkEnd w:id="138"/>
      <w:bookmarkEnd w:id="139"/>
    </w:p>
    <w:p w14:paraId="78384F1B" w14:textId="6E765485" w:rsidR="00104B69" w:rsidRPr="00104B69" w:rsidRDefault="00104B69" w:rsidP="00104B69">
      <w:pPr>
        <w:pStyle w:val="Ttulo3"/>
        <w:rPr>
          <w:lang w:val="es-ES_tradnl"/>
        </w:rPr>
      </w:pPr>
      <w:bookmarkStart w:id="140" w:name="_Toc171272997"/>
      <w:r>
        <w:rPr>
          <w:lang w:val="es-ES_tradnl"/>
        </w:rPr>
        <w:t>Número de imports (number of imports)</w:t>
      </w:r>
      <w:bookmarkEnd w:id="140"/>
    </w:p>
    <w:p w14:paraId="33A3D909" w14:textId="54CDEC12" w:rsidR="00F124B5" w:rsidRDefault="00100C65" w:rsidP="00104B69">
      <w:pPr>
        <w:rPr>
          <w:lang w:val="es-ES_tradnl"/>
        </w:rPr>
      </w:pPr>
      <w:r>
        <w:rPr>
          <w:lang w:val="es-ES_tradnl"/>
        </w:rPr>
        <w:t>Hemos identificado como</w:t>
      </w:r>
      <w:r w:rsidR="00F124B5" w:rsidRPr="00104B69">
        <w:rPr>
          <w:lang w:val="es-ES_tradnl"/>
        </w:rPr>
        <w:t xml:space="preserve"> anómalo cuando el número de </w:t>
      </w:r>
      <w:r w:rsidR="00F124B5" w:rsidRPr="00104B69">
        <w:rPr>
          <w:i/>
          <w:iCs/>
          <w:lang w:val="es-ES_tradnl"/>
        </w:rPr>
        <w:t>imports</w:t>
      </w:r>
      <w:r w:rsidR="00F124B5" w:rsidRPr="00104B69">
        <w:rPr>
          <w:lang w:val="es-ES_tradnl"/>
        </w:rPr>
        <w:t xml:space="preserve"> es superior a 30 en el caso de los expertos y 20 en el caso de los principiantes. </w:t>
      </w:r>
      <w:r>
        <w:rPr>
          <w:lang w:val="es-ES_tradnl"/>
        </w:rPr>
        <w:t>D</w:t>
      </w:r>
      <w:r w:rsidR="00F124B5" w:rsidRPr="00104B69">
        <w:rPr>
          <w:lang w:val="es-ES_tradnl"/>
        </w:rPr>
        <w:t>etecta</w:t>
      </w:r>
      <w:r>
        <w:rPr>
          <w:lang w:val="es-ES_tradnl"/>
        </w:rPr>
        <w:t>mos</w:t>
      </w:r>
      <w:r w:rsidR="00F124B5" w:rsidRPr="00104B69">
        <w:rPr>
          <w:lang w:val="es-ES_tradnl"/>
        </w:rPr>
        <w:t xml:space="preserve"> 3 módulos de expertos con más de 123 </w:t>
      </w:r>
      <w:r w:rsidR="00F124B5" w:rsidRPr="00104B69">
        <w:rPr>
          <w:i/>
          <w:iCs/>
          <w:lang w:val="es-ES_tradnl"/>
        </w:rPr>
        <w:t>imports</w:t>
      </w:r>
      <w:r w:rsidR="00F124B5" w:rsidRPr="00104B69">
        <w:rPr>
          <w:lang w:val="es-ES_tradnl"/>
        </w:rPr>
        <w:t xml:space="preserve">. Cabe destacar que el 18% de los módulos no tienen ningún </w:t>
      </w:r>
      <w:r w:rsidR="00F124B5" w:rsidRPr="00104B69">
        <w:rPr>
          <w:i/>
          <w:iCs/>
          <w:lang w:val="es-ES_tradnl"/>
        </w:rPr>
        <w:t>import</w:t>
      </w:r>
      <w:r w:rsidR="00F124B5" w:rsidRPr="00104B69">
        <w:rPr>
          <w:lang w:val="es-ES_tradnl"/>
        </w:rPr>
        <w:t>.</w:t>
      </w:r>
    </w:p>
    <w:p w14:paraId="2DD7DC62" w14:textId="67C883B7" w:rsidR="004760A3" w:rsidRPr="00104B69" w:rsidRDefault="008D1EB5" w:rsidP="004760A3">
      <w:pPr>
        <w:pStyle w:val="Ttulo3"/>
        <w:rPr>
          <w:lang w:val="es-ES_tradnl"/>
        </w:rPr>
      </w:pPr>
      <w:bookmarkStart w:id="141" w:name="_Toc171272998"/>
      <w:r>
        <w:rPr>
          <w:lang w:val="es-ES_tradnl"/>
        </w:rPr>
        <w:t>Media de imports de tipo as (</w:t>
      </w:r>
      <w:r w:rsidR="00204095">
        <w:rPr>
          <w:lang w:val="es-ES_tradnl"/>
        </w:rPr>
        <w:t>average as in imported modules</w:t>
      </w:r>
      <w:r>
        <w:rPr>
          <w:lang w:val="es-ES_tradnl"/>
        </w:rPr>
        <w:t>)</w:t>
      </w:r>
      <w:bookmarkEnd w:id="141"/>
    </w:p>
    <w:p w14:paraId="2032BC42" w14:textId="3865CA8E" w:rsidR="007D2266" w:rsidRPr="00856B99" w:rsidRDefault="00F124B5" w:rsidP="00856B99">
      <w:pPr>
        <w:rPr>
          <w:lang w:val="es-ES_tradnl"/>
        </w:rPr>
      </w:pPr>
      <w:r w:rsidRPr="00856B99">
        <w:rPr>
          <w:lang w:val="es-ES_tradnl"/>
        </w:rPr>
        <w:t xml:space="preserve">Solo el 6% de los módulos tiene </w:t>
      </w:r>
      <w:r w:rsidR="007D2266" w:rsidRPr="00856B99">
        <w:rPr>
          <w:i/>
          <w:iCs/>
          <w:lang w:val="es-ES_tradnl"/>
        </w:rPr>
        <w:t>imports</w:t>
      </w:r>
      <w:r w:rsidR="007D2266" w:rsidRPr="00856B99">
        <w:rPr>
          <w:lang w:val="es-ES_tradnl"/>
        </w:rPr>
        <w:t xml:space="preserve"> del tipo </w:t>
      </w:r>
      <w:r w:rsidR="007D2266" w:rsidRPr="00856B99">
        <w:rPr>
          <w:rFonts w:ascii="Consolas" w:hAnsi="Consolas"/>
          <w:lang w:val="es-ES_tradnl"/>
        </w:rPr>
        <w:t>as</w:t>
      </w:r>
      <w:r w:rsidRPr="00856B99">
        <w:rPr>
          <w:lang w:val="es-ES_tradnl"/>
        </w:rPr>
        <w:t>,</w:t>
      </w:r>
      <w:r w:rsidR="007D2266" w:rsidRPr="00856B99">
        <w:rPr>
          <w:lang w:val="es-ES_tradnl"/>
        </w:rPr>
        <w:t xml:space="preserve"> </w:t>
      </w:r>
      <w:r w:rsidRPr="00856B99">
        <w:rPr>
          <w:lang w:val="es-ES_tradnl"/>
        </w:rPr>
        <w:t>de modo</w:t>
      </w:r>
      <w:r w:rsidR="001311E4" w:rsidRPr="00856B99">
        <w:rPr>
          <w:lang w:val="es-ES_tradnl"/>
        </w:rPr>
        <w:t xml:space="preserve"> </w:t>
      </w:r>
      <w:r w:rsidR="00F35A16" w:rsidRPr="00856B99">
        <w:rPr>
          <w:lang w:val="es-ES_tradnl"/>
        </w:rPr>
        <w:t xml:space="preserve">que </w:t>
      </w:r>
      <w:r w:rsidR="001311E4" w:rsidRPr="00856B99">
        <w:rPr>
          <w:lang w:val="es-ES_tradnl"/>
        </w:rPr>
        <w:t>todos ellos se consideran anómalos</w:t>
      </w:r>
      <w:r w:rsidRPr="00856B99">
        <w:rPr>
          <w:lang w:val="es-ES_tradnl"/>
        </w:rPr>
        <w:t>.</w:t>
      </w:r>
    </w:p>
    <w:p w14:paraId="137A3EF9" w14:textId="5DC43919" w:rsidR="007D2266" w:rsidRDefault="006F2E6A" w:rsidP="007D2266">
      <w:pPr>
        <w:pStyle w:val="Ttulo2"/>
        <w:rPr>
          <w:lang w:val="es-ES_tradnl"/>
        </w:rPr>
      </w:pPr>
      <w:bookmarkStart w:id="142" w:name="_Toc171272999"/>
      <w:r w:rsidRPr="006F2E6A">
        <w:rPr>
          <w:lang w:val="es-ES_tradnl"/>
        </w:rPr>
        <w:t>Class Definitions</w:t>
      </w:r>
      <w:bookmarkEnd w:id="142"/>
    </w:p>
    <w:p w14:paraId="7A1D67DC" w14:textId="617341CC" w:rsidR="00A81E96" w:rsidRPr="00A81E96" w:rsidRDefault="00A81E96" w:rsidP="00A81E96">
      <w:pPr>
        <w:pStyle w:val="Ttulo3"/>
        <w:rPr>
          <w:lang w:val="es-ES_tradnl"/>
        </w:rPr>
      </w:pPr>
      <w:bookmarkStart w:id="143" w:name="_Toc171273000"/>
      <w:r>
        <w:rPr>
          <w:lang w:val="es-ES_tradnl"/>
        </w:rPr>
        <w:t>Anotaciones de tipo genéricas (generic type annotations)</w:t>
      </w:r>
      <w:bookmarkEnd w:id="143"/>
    </w:p>
    <w:p w14:paraId="1AE5C408" w14:textId="46FEC254" w:rsidR="00FA1EDE" w:rsidRDefault="001311E4" w:rsidP="00A81E96">
      <w:pPr>
        <w:rPr>
          <w:lang w:val="es-ES_tradnl"/>
        </w:rPr>
      </w:pPr>
      <w:r w:rsidRPr="00A81E96">
        <w:rPr>
          <w:lang w:val="es-ES_tradnl"/>
        </w:rPr>
        <w:t>Ninguna definición de</w:t>
      </w:r>
      <w:r w:rsidR="00FA1EDE" w:rsidRPr="00A81E96">
        <w:rPr>
          <w:lang w:val="es-ES_tradnl"/>
        </w:rPr>
        <w:t xml:space="preserve"> clase tiene anotaci</w:t>
      </w:r>
      <w:r w:rsidRPr="00A81E96">
        <w:rPr>
          <w:lang w:val="es-ES_tradnl"/>
        </w:rPr>
        <w:t>ones</w:t>
      </w:r>
      <w:r w:rsidR="00FA1EDE" w:rsidRPr="00A81E96">
        <w:rPr>
          <w:lang w:val="es-ES_tradnl"/>
        </w:rPr>
        <w:t xml:space="preserve"> de tipo genérica. Esto puede deberse a que dicha funcionalidad fue añadida a Python en la versión 3.12, la más reciente al momento de realizar este trabajo, por lo que aún </w:t>
      </w:r>
      <w:r w:rsidRPr="00A81E96">
        <w:rPr>
          <w:lang w:val="es-ES_tradnl"/>
        </w:rPr>
        <w:t xml:space="preserve">no era </w:t>
      </w:r>
      <w:r w:rsidR="00FA1EDE" w:rsidRPr="00A81E96">
        <w:rPr>
          <w:lang w:val="es-ES_tradnl"/>
        </w:rPr>
        <w:t>una característica muy conocida entre los programadores.</w:t>
      </w:r>
    </w:p>
    <w:p w14:paraId="403CE630" w14:textId="4CD74CD6" w:rsidR="00EB2A87" w:rsidRDefault="00EB2A87" w:rsidP="00A81E96">
      <w:pPr>
        <w:rPr>
          <w:lang w:val="es-ES_tradnl"/>
        </w:rPr>
      </w:pPr>
      <w:r>
        <w:rPr>
          <w:lang w:val="es-ES_tradnl"/>
        </w:rPr>
        <w:t>Las anotaciones de tipo genéricas</w:t>
      </w:r>
      <w:r w:rsidR="009C0AF2">
        <w:rPr>
          <w:lang w:val="es-ES_tradnl"/>
        </w:rPr>
        <w:t xml:space="preserve"> son útiles para declarar </w:t>
      </w:r>
      <w:r w:rsidR="00ED625B">
        <w:rPr>
          <w:lang w:val="es-ES_tradnl"/>
        </w:rPr>
        <w:t>funcionamientos independientemente del objeto que vaya a implementarlo.</w:t>
      </w:r>
    </w:p>
    <w:p w14:paraId="3E06D139" w14:textId="5FEC7C5B"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from </w:t>
      </w:r>
      <w:r w:rsidR="009F281B">
        <w:rPr>
          <w:rFonts w:ascii="Courier" w:hAnsi="Courier"/>
          <w:sz w:val="18"/>
          <w:szCs w:val="20"/>
        </w:rPr>
        <w:t>collections import queue</w:t>
      </w:r>
    </w:p>
    <w:p w14:paraId="3741F5CD" w14:textId="77777777"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519F3C59" w14:textId="117E9B70"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class </w:t>
      </w:r>
      <w:r w:rsidR="009F281B">
        <w:rPr>
          <w:rFonts w:ascii="Courier" w:hAnsi="Courier"/>
          <w:sz w:val="18"/>
          <w:szCs w:val="20"/>
        </w:rPr>
        <w:t>Queue[T]:</w:t>
      </w:r>
    </w:p>
    <w:p w14:paraId="6FB9683E" w14:textId="0D5902EA"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firstLine="153"/>
        <w:rPr>
          <w:rFonts w:ascii="Courier" w:hAnsi="Courier"/>
          <w:sz w:val="18"/>
          <w:szCs w:val="20"/>
        </w:rPr>
      </w:pPr>
      <w:r>
        <w:rPr>
          <w:rFonts w:ascii="Courier" w:hAnsi="Courier"/>
          <w:sz w:val="18"/>
          <w:szCs w:val="20"/>
        </w:rPr>
        <w:t xml:space="preserve"> </w:t>
      </w:r>
      <w:r w:rsidRPr="009F281B">
        <w:rPr>
          <w:rFonts w:ascii="Courier" w:hAnsi="Courier"/>
          <w:sz w:val="18"/>
          <w:szCs w:val="20"/>
        </w:rPr>
        <w:t>def __init__(self) -&gt; None:</w:t>
      </w:r>
    </w:p>
    <w:p w14:paraId="36E0FBF3"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self.elements: deque[T] = deque()</w:t>
      </w:r>
    </w:p>
    <w:p w14:paraId="702E62A1"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3E8AB406" w14:textId="548841FE"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def push(self, element: T) -&gt; None:</w:t>
      </w:r>
    </w:p>
    <w:p w14:paraId="6A2915A1"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self.elements.append(element)</w:t>
      </w:r>
    </w:p>
    <w:p w14:paraId="452FBE52"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53A51ACB" w14:textId="10B72094"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def pop(self) -&gt; T:</w:t>
      </w:r>
    </w:p>
    <w:p w14:paraId="0001B0C5"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sidRPr="009F281B">
        <w:rPr>
          <w:rFonts w:ascii="Courier" w:hAnsi="Courier"/>
          <w:sz w:val="18"/>
          <w:szCs w:val="20"/>
        </w:rPr>
        <w:t xml:space="preserve">        </w:t>
      </w:r>
      <w:r w:rsidRPr="009F281B">
        <w:rPr>
          <w:rFonts w:ascii="Courier" w:hAnsi="Courier"/>
          <w:sz w:val="18"/>
          <w:szCs w:val="20"/>
          <w:lang w:val="es-ES"/>
        </w:rPr>
        <w:t>return self.elements.popleft()</w:t>
      </w:r>
    </w:p>
    <w:p w14:paraId="01A9A5AE" w14:textId="77777777" w:rsidR="009F281B" w:rsidRPr="009F281B" w:rsidRDefault="009F281B" w:rsidP="005D6145">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rPr>
      </w:pPr>
    </w:p>
    <w:p w14:paraId="52A69594" w14:textId="44439421" w:rsidR="005D6145" w:rsidRPr="009F281B" w:rsidRDefault="009F281B" w:rsidP="00A81E96">
      <w:pPr>
        <w:rPr>
          <w:lang w:val="es-ES"/>
        </w:rPr>
      </w:pPr>
      <w:r w:rsidRPr="009F281B">
        <w:rPr>
          <w:lang w:val="es-ES"/>
        </w:rPr>
        <w:t xml:space="preserve">En este ejemplo, </w:t>
      </w:r>
      <w:r>
        <w:rPr>
          <w:lang w:val="es-ES"/>
        </w:rPr>
        <w:t xml:space="preserve">la clase implementa una funcionalidad de tipo cola </w:t>
      </w:r>
      <w:r w:rsidR="00DC774F">
        <w:rPr>
          <w:lang w:val="es-ES"/>
        </w:rPr>
        <w:t>para objetos del tipo que se parametrice al instanciar dicha clase.</w:t>
      </w:r>
    </w:p>
    <w:p w14:paraId="4AFEDEA1" w14:textId="11C59F5B" w:rsidR="00732EAF" w:rsidRDefault="00732EAF" w:rsidP="00732EAF">
      <w:pPr>
        <w:pStyle w:val="Ttulo3"/>
        <w:rPr>
          <w:lang w:val="es-ES_tradnl"/>
        </w:rPr>
      </w:pPr>
      <w:bookmarkStart w:id="144" w:name="_Toc171273001"/>
      <w:r>
        <w:rPr>
          <w:lang w:val="es-ES_tradnl"/>
        </w:rPr>
        <w:t>Número de decoradores</w:t>
      </w:r>
      <w:bookmarkEnd w:id="144"/>
    </w:p>
    <w:p w14:paraId="53CE88A8" w14:textId="6F73654A" w:rsidR="007D2266" w:rsidRDefault="002459E0" w:rsidP="00732EAF">
      <w:pPr>
        <w:rPr>
          <w:lang w:val="es-ES_tradnl"/>
        </w:rPr>
      </w:pPr>
      <w:r w:rsidRPr="00732EAF">
        <w:rPr>
          <w:lang w:val="es-ES_tradnl"/>
        </w:rPr>
        <w:t>Cualquier definición de clase que tenga un decorador es considerada anómala. Solo el 13% de las definiciones de clase tienen decoradores. En el caso de los principiantes, este porcentaje se reduce hasta apenas un 0,1%, mientras que para los expertos ronda el 20%.</w:t>
      </w:r>
      <w:r w:rsidR="003724DA">
        <w:rPr>
          <w:lang w:val="es-ES_tradnl"/>
        </w:rPr>
        <w:t xml:space="preserve"> En la siguiente figura se pueden apreciar estos datos:</w:t>
      </w:r>
    </w:p>
    <w:p w14:paraId="487F8DCD" w14:textId="77777777" w:rsidR="00AD6B80" w:rsidRDefault="00724F31" w:rsidP="00AD6B80">
      <w:pPr>
        <w:keepNext/>
      </w:pPr>
      <w:r w:rsidRPr="00724F31">
        <w:rPr>
          <w:noProof/>
          <w:lang w:val="es-ES_tradnl"/>
        </w:rPr>
        <w:lastRenderedPageBreak/>
        <w:drawing>
          <wp:inline distT="0" distB="0" distL="0" distR="0" wp14:anchorId="213BC45E" wp14:editId="152A6778">
            <wp:extent cx="5731510" cy="3064510"/>
            <wp:effectExtent l="0" t="0" r="2540" b="2540"/>
            <wp:docPr id="184903090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30900" name="Imagen 1" descr="Gráfico&#10;&#10;Descripción generada automáticamente"/>
                    <pic:cNvPicPr/>
                  </pic:nvPicPr>
                  <pic:blipFill>
                    <a:blip r:embed="rId21"/>
                    <a:stretch>
                      <a:fillRect/>
                    </a:stretch>
                  </pic:blipFill>
                  <pic:spPr>
                    <a:xfrm>
                      <a:off x="0" y="0"/>
                      <a:ext cx="5731510" cy="3064510"/>
                    </a:xfrm>
                    <a:prstGeom prst="rect">
                      <a:avLst/>
                    </a:prstGeom>
                  </pic:spPr>
                </pic:pic>
              </a:graphicData>
            </a:graphic>
          </wp:inline>
        </w:drawing>
      </w:r>
    </w:p>
    <w:p w14:paraId="7EC5F2F9" w14:textId="0FF149E9" w:rsidR="00724F31" w:rsidRPr="00732EAF" w:rsidRDefault="00AD6B80" w:rsidP="00AD6B80">
      <w:pPr>
        <w:pStyle w:val="Descripcin"/>
        <w:rPr>
          <w:lang w:val="es-ES_tradnl"/>
        </w:rPr>
      </w:pPr>
      <w:bookmarkStart w:id="145" w:name="_Toc171333429"/>
      <w:r w:rsidRPr="00556539">
        <w:rPr>
          <w:lang w:val="es-ES"/>
        </w:rPr>
        <w:t xml:space="preserve">Figura </w:t>
      </w:r>
      <w:r>
        <w:fldChar w:fldCharType="begin"/>
      </w:r>
      <w:r w:rsidRPr="00556539">
        <w:rPr>
          <w:lang w:val="es-ES"/>
        </w:rPr>
        <w:instrText xml:space="preserve"> SEQ Figura \* ARABIC </w:instrText>
      </w:r>
      <w:r>
        <w:fldChar w:fldCharType="separate"/>
      </w:r>
      <w:r w:rsidR="00802628">
        <w:rPr>
          <w:noProof/>
          <w:lang w:val="es-ES"/>
        </w:rPr>
        <w:t>7</w:t>
      </w:r>
      <w:r>
        <w:fldChar w:fldCharType="end"/>
      </w:r>
      <w:r w:rsidRPr="00556539">
        <w:rPr>
          <w:lang w:val="es-ES"/>
        </w:rPr>
        <w:t>: Distribución de valores de la variable number of decorators en Classdefs</w:t>
      </w:r>
      <w:bookmarkEnd w:id="145"/>
    </w:p>
    <w:p w14:paraId="396110AF" w14:textId="2EA42AC0" w:rsidR="00724F31" w:rsidRDefault="001E6698" w:rsidP="00724F31">
      <w:pPr>
        <w:pStyle w:val="Ttulo3"/>
        <w:rPr>
          <w:lang w:val="es-ES_tradnl"/>
        </w:rPr>
      </w:pPr>
      <w:bookmarkStart w:id="146" w:name="_Toc171273002"/>
      <w:r>
        <w:rPr>
          <w:lang w:val="es-ES_tradnl"/>
        </w:rPr>
        <w:t>Número de métodos (number of methods)</w:t>
      </w:r>
      <w:bookmarkEnd w:id="146"/>
    </w:p>
    <w:p w14:paraId="4C658328" w14:textId="1A5B8051" w:rsidR="002459E0" w:rsidRDefault="003856DD" w:rsidP="00724F31">
      <w:pPr>
        <w:rPr>
          <w:lang w:val="es-ES_tradnl"/>
        </w:rPr>
      </w:pPr>
      <w:r>
        <w:rPr>
          <w:lang w:val="es-ES_tradnl"/>
        </w:rPr>
        <w:t>Hemos identificado como</w:t>
      </w:r>
      <w:r w:rsidR="002459E0" w:rsidRPr="00724F31">
        <w:rPr>
          <w:lang w:val="es-ES_tradnl"/>
        </w:rPr>
        <w:t xml:space="preserve"> anómalas las clases con más de 17 métodos. </w:t>
      </w:r>
      <w:r w:rsidR="001311E4" w:rsidRPr="00724F31">
        <w:rPr>
          <w:lang w:val="es-ES_tradnl"/>
        </w:rPr>
        <w:t xml:space="preserve">Cabe destacar que </w:t>
      </w:r>
      <w:r>
        <w:rPr>
          <w:lang w:val="es-ES_tradnl"/>
        </w:rPr>
        <w:t>hemos</w:t>
      </w:r>
      <w:r w:rsidR="002459E0" w:rsidRPr="00724F31">
        <w:rPr>
          <w:lang w:val="es-ES_tradnl"/>
        </w:rPr>
        <w:t xml:space="preserve"> detectado una clase escrita por expertos que contiene más de 200 definiciones de métodos</w:t>
      </w:r>
      <w:r w:rsidR="00F35A16" w:rsidRPr="00724F31">
        <w:rPr>
          <w:lang w:val="es-ES_tradnl"/>
        </w:rPr>
        <w:t>.</w:t>
      </w:r>
      <w:r w:rsidR="002459E0" w:rsidRPr="00724F31">
        <w:rPr>
          <w:lang w:val="es-ES_tradnl"/>
        </w:rPr>
        <w:t xml:space="preserve"> </w:t>
      </w:r>
      <w:r w:rsidR="00F35A16" w:rsidRPr="00724F31">
        <w:rPr>
          <w:lang w:val="es-ES_tradnl"/>
        </w:rPr>
        <w:t>También se identificaron</w:t>
      </w:r>
      <w:r w:rsidR="002459E0" w:rsidRPr="00724F31">
        <w:rPr>
          <w:lang w:val="es-ES_tradnl"/>
        </w:rPr>
        <w:t xml:space="preserve"> aproximadamente 4.000 clases (20% del total) que carecen de métodos. Estas clases generalmente consisten en un comentario de clase y una sentencia </w:t>
      </w:r>
      <w:r w:rsidR="002459E0" w:rsidRPr="00724F31">
        <w:rPr>
          <w:rFonts w:ascii="Consolas" w:hAnsi="Consolas"/>
          <w:lang w:val="es-ES_tradnl"/>
        </w:rPr>
        <w:t>Pass</w:t>
      </w:r>
      <w:r w:rsidR="002459E0" w:rsidRPr="00724F31">
        <w:rPr>
          <w:lang w:val="es-ES_tradnl"/>
        </w:rPr>
        <w:t>. Por último, es importante destacar que el número medio de métodos por clase es de 4,17.</w:t>
      </w:r>
    </w:p>
    <w:p w14:paraId="4B109E81" w14:textId="30A43BF1" w:rsidR="00387AF7" w:rsidRPr="00724F31" w:rsidRDefault="00387AF7" w:rsidP="00387AF7">
      <w:pPr>
        <w:pStyle w:val="Ttulo3"/>
        <w:rPr>
          <w:lang w:val="es-ES_tradnl"/>
        </w:rPr>
      </w:pPr>
      <w:bookmarkStart w:id="147" w:name="_Toc171273003"/>
      <w:r>
        <w:rPr>
          <w:lang w:val="es-ES_tradnl"/>
        </w:rPr>
        <w:t>Número de clases base (number of base classes)</w:t>
      </w:r>
      <w:bookmarkEnd w:id="147"/>
    </w:p>
    <w:p w14:paraId="4184B9DC" w14:textId="71D3A06B" w:rsidR="007D2266" w:rsidRDefault="003856DD" w:rsidP="00387AF7">
      <w:pPr>
        <w:rPr>
          <w:lang w:val="es-ES"/>
        </w:rPr>
      </w:pPr>
      <w:r>
        <w:rPr>
          <w:lang w:val="es-ES"/>
        </w:rPr>
        <w:t>Hemos</w:t>
      </w:r>
      <w:r w:rsidR="002459E0" w:rsidRPr="00387AF7">
        <w:rPr>
          <w:lang w:val="es-ES"/>
        </w:rPr>
        <w:t xml:space="preserve"> identificado como anómala cualquier clase que tenga más de una clase base. Esto se debe a que solo el 4,2% de las clases tienen más de una clase base. Entre las clases con más de una clase base, el 70% pertenece a expertos y hay una clase con un total de 45 clases base. Esta última clase implementa parte de una interfaz gráfica y hereda funcionalidad de múltiples clases de </w:t>
      </w:r>
      <w:r w:rsidR="002459E0" w:rsidRPr="00387AF7">
        <w:rPr>
          <w:i/>
          <w:iCs/>
          <w:lang w:val="es-ES"/>
        </w:rPr>
        <w:t>frameworks</w:t>
      </w:r>
      <w:r w:rsidR="002459E0" w:rsidRPr="00387AF7">
        <w:rPr>
          <w:lang w:val="es-ES"/>
        </w:rPr>
        <w:t>.</w:t>
      </w:r>
    </w:p>
    <w:p w14:paraId="578C50DB" w14:textId="3ACE4C8A" w:rsidR="0030130A" w:rsidRPr="00387AF7" w:rsidRDefault="0030130A" w:rsidP="0030130A">
      <w:pPr>
        <w:pStyle w:val="Ttulo3"/>
        <w:rPr>
          <w:lang w:val="es-ES_tradnl"/>
        </w:rPr>
      </w:pPr>
      <w:bookmarkStart w:id="148" w:name="_Toc171273004"/>
      <w:r>
        <w:rPr>
          <w:lang w:val="es-ES_tradnl"/>
        </w:rPr>
        <w:t>Porcentaje de anotaciones de tipo (type annotations pct)</w:t>
      </w:r>
      <w:bookmarkEnd w:id="148"/>
    </w:p>
    <w:p w14:paraId="707D833A" w14:textId="5855B353" w:rsidR="002506AC" w:rsidRDefault="003856DD" w:rsidP="00347042">
      <w:pPr>
        <w:rPr>
          <w:lang w:val="es-ES_tradnl"/>
        </w:rPr>
      </w:pPr>
      <w:r>
        <w:rPr>
          <w:lang w:val="es-ES"/>
        </w:rPr>
        <w:t>Hemos</w:t>
      </w:r>
      <w:r w:rsidR="003724DA">
        <w:rPr>
          <w:lang w:val="es-ES"/>
        </w:rPr>
        <w:t xml:space="preserve"> detectado como</w:t>
      </w:r>
      <w:r w:rsidR="006F2E6A" w:rsidRPr="00347042">
        <w:rPr>
          <w:lang w:val="es-ES"/>
        </w:rPr>
        <w:t xml:space="preserve"> anómalas las clases cuya proporción de tipos anotados en métodos y funciones es superior al 80%. En el caso de los alumnos, cualquier clase que contenga alguna de estas anotaciones ya </w:t>
      </w:r>
      <w:r>
        <w:rPr>
          <w:lang w:val="es-ES"/>
        </w:rPr>
        <w:t>es</w:t>
      </w:r>
      <w:r w:rsidR="006F2E6A" w:rsidRPr="00347042">
        <w:rPr>
          <w:lang w:val="es-ES"/>
        </w:rPr>
        <w:t xml:space="preserve"> </w:t>
      </w:r>
      <w:r w:rsidR="00327965">
        <w:rPr>
          <w:lang w:val="es-ES"/>
        </w:rPr>
        <w:t>detecta</w:t>
      </w:r>
      <w:r>
        <w:rPr>
          <w:lang w:val="es-ES"/>
        </w:rPr>
        <w:t>da</w:t>
      </w:r>
      <w:r w:rsidR="00327965">
        <w:rPr>
          <w:lang w:val="es-ES"/>
        </w:rPr>
        <w:t xml:space="preserve"> como</w:t>
      </w:r>
      <w:r w:rsidR="006F2E6A" w:rsidRPr="00347042">
        <w:rPr>
          <w:lang w:val="es-ES"/>
        </w:rPr>
        <w:t xml:space="preserve"> anómala.</w:t>
      </w:r>
    </w:p>
    <w:p w14:paraId="3CC7EFD9" w14:textId="694681A6" w:rsidR="00DC5347" w:rsidRDefault="00DC5347" w:rsidP="00347042">
      <w:pPr>
        <w:rPr>
          <w:lang w:val="es-ES_tradnl"/>
        </w:rPr>
      </w:pPr>
      <w:r>
        <w:rPr>
          <w:lang w:val="es-ES_tradnl"/>
        </w:rPr>
        <w:t>La siguiente figura representa la distribución de los valores en función del nivel de experiencia:</w:t>
      </w:r>
    </w:p>
    <w:p w14:paraId="0059C0EC" w14:textId="0EE9F5EC" w:rsidR="00AD6B80" w:rsidRDefault="00556539" w:rsidP="00AD6B80">
      <w:pPr>
        <w:keepNext/>
      </w:pPr>
      <w:r w:rsidRPr="00556539">
        <w:rPr>
          <w:noProof/>
        </w:rPr>
        <w:lastRenderedPageBreak/>
        <w:drawing>
          <wp:inline distT="0" distB="0" distL="0" distR="0" wp14:anchorId="408C1F3F" wp14:editId="274968DA">
            <wp:extent cx="5731510" cy="3091815"/>
            <wp:effectExtent l="0" t="0" r="2540" b="0"/>
            <wp:docPr id="194100416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04169" name="Imagen 1" descr="Captura de pantalla de computadora&#10;&#10;Descripción generada automáticamente"/>
                    <pic:cNvPicPr/>
                  </pic:nvPicPr>
                  <pic:blipFill>
                    <a:blip r:embed="rId22"/>
                    <a:stretch>
                      <a:fillRect/>
                    </a:stretch>
                  </pic:blipFill>
                  <pic:spPr>
                    <a:xfrm>
                      <a:off x="0" y="0"/>
                      <a:ext cx="5731510" cy="3091815"/>
                    </a:xfrm>
                    <a:prstGeom prst="rect">
                      <a:avLst/>
                    </a:prstGeom>
                  </pic:spPr>
                </pic:pic>
              </a:graphicData>
            </a:graphic>
          </wp:inline>
        </w:drawing>
      </w:r>
    </w:p>
    <w:p w14:paraId="1B8A1FFD" w14:textId="5E7C8F05" w:rsidR="00347042" w:rsidRDefault="00AD6B80" w:rsidP="00AD6B80">
      <w:pPr>
        <w:pStyle w:val="Descripcin"/>
        <w:rPr>
          <w:lang w:val="es-ES_tradnl"/>
        </w:rPr>
      </w:pPr>
      <w:bookmarkStart w:id="149" w:name="_Toc171333430"/>
      <w:r w:rsidRPr="00556539">
        <w:rPr>
          <w:lang w:val="es-ES"/>
        </w:rPr>
        <w:t xml:space="preserve">Figura </w:t>
      </w:r>
      <w:r>
        <w:fldChar w:fldCharType="begin"/>
      </w:r>
      <w:r w:rsidRPr="00556539">
        <w:rPr>
          <w:lang w:val="es-ES"/>
        </w:rPr>
        <w:instrText xml:space="preserve"> SEQ Figura \* ARABIC </w:instrText>
      </w:r>
      <w:r>
        <w:fldChar w:fldCharType="separate"/>
      </w:r>
      <w:r w:rsidR="00802628">
        <w:rPr>
          <w:noProof/>
          <w:lang w:val="es-ES"/>
        </w:rPr>
        <w:t>8</w:t>
      </w:r>
      <w:r>
        <w:fldChar w:fldCharType="end"/>
      </w:r>
      <w:r w:rsidRPr="00556539">
        <w:rPr>
          <w:lang w:val="es-ES"/>
        </w:rPr>
        <w:t xml:space="preserve">: </w:t>
      </w:r>
      <w:r w:rsidR="001D09E2" w:rsidRPr="00556539">
        <w:rPr>
          <w:lang w:val="es-ES"/>
        </w:rPr>
        <w:t xml:space="preserve">Distribución de valores de la variable </w:t>
      </w:r>
      <w:r w:rsidR="001D09E2">
        <w:rPr>
          <w:lang w:val="es-ES"/>
        </w:rPr>
        <w:t>type annotations</w:t>
      </w:r>
      <w:r w:rsidR="001D09E2" w:rsidRPr="00556539">
        <w:rPr>
          <w:lang w:val="es-ES"/>
        </w:rPr>
        <w:t xml:space="preserve"> pct en Classdefs</w:t>
      </w:r>
      <w:bookmarkEnd w:id="149"/>
    </w:p>
    <w:p w14:paraId="1C3E87CA" w14:textId="4DCC2D08" w:rsidR="00EC1FA7" w:rsidRPr="00347042" w:rsidRDefault="00EC1FA7" w:rsidP="00EC1FA7">
      <w:pPr>
        <w:pStyle w:val="Ttulo3"/>
        <w:rPr>
          <w:lang w:val="es-ES_tradnl"/>
        </w:rPr>
      </w:pPr>
      <w:bookmarkStart w:id="150" w:name="_Toc171273005"/>
      <w:r>
        <w:rPr>
          <w:lang w:val="es-ES_tradnl"/>
        </w:rPr>
        <w:t>Convenio de nombrado (name convention)</w:t>
      </w:r>
      <w:bookmarkEnd w:id="150"/>
    </w:p>
    <w:p w14:paraId="671B2FB1" w14:textId="0169FF9E" w:rsidR="00DC5347" w:rsidRDefault="002506AC" w:rsidP="00EC1FA7">
      <w:pPr>
        <w:rPr>
          <w:lang w:val="es-ES"/>
        </w:rPr>
      </w:pPr>
      <w:r w:rsidRPr="00EC1FA7">
        <w:rPr>
          <w:lang w:val="es-ES"/>
        </w:rPr>
        <w:t xml:space="preserve">Ningún convenio de nombrado de clases fue identificado como anómalo; en todos los casos, el convenio de nombre más utilizado es </w:t>
      </w:r>
      <w:r w:rsidRPr="00EC1FA7">
        <w:rPr>
          <w:rFonts w:ascii="Consolas" w:hAnsi="Consolas"/>
          <w:lang w:val="es-ES_tradnl"/>
        </w:rPr>
        <w:t>CamelUp</w:t>
      </w:r>
      <w:r w:rsidRPr="00EC1FA7">
        <w:rPr>
          <w:lang w:val="es-ES"/>
        </w:rPr>
        <w:t xml:space="preserve">, utilizado por casi el 90% de las clases. Es notable que los principiantes no hacen uso de los convenios de nombrado </w:t>
      </w:r>
      <w:r w:rsidRPr="00EC1FA7">
        <w:rPr>
          <w:rFonts w:ascii="Consolas" w:hAnsi="Consolas"/>
          <w:lang w:val="es-ES_tradnl"/>
        </w:rPr>
        <w:t>CamelLow</w:t>
      </w:r>
      <w:r w:rsidRPr="00EC1FA7">
        <w:rPr>
          <w:lang w:val="es-ES"/>
        </w:rPr>
        <w:t xml:space="preserve"> o </w:t>
      </w:r>
      <w:r w:rsidRPr="00EC1FA7">
        <w:rPr>
          <w:rFonts w:ascii="Consolas" w:hAnsi="Consolas"/>
          <w:lang w:val="es-ES_tradnl"/>
        </w:rPr>
        <w:t>Discard</w:t>
      </w:r>
      <w:r w:rsidR="00DC5347">
        <w:rPr>
          <w:rFonts w:asciiTheme="minorHAnsi" w:hAnsiTheme="minorHAnsi" w:cstheme="minorHAnsi"/>
          <w:lang w:val="es-ES_tradnl"/>
        </w:rPr>
        <w:t xml:space="preserve"> como se puede apreciar en la siguiente figura</w:t>
      </w:r>
      <w:r w:rsidR="00DC5347">
        <w:rPr>
          <w:lang w:val="es-ES"/>
        </w:rPr>
        <w:t>:</w:t>
      </w:r>
    </w:p>
    <w:p w14:paraId="09A88111" w14:textId="77777777" w:rsidR="001D09E2" w:rsidRDefault="007234FB" w:rsidP="001D09E2">
      <w:pPr>
        <w:keepNext/>
      </w:pPr>
      <w:r w:rsidRPr="007234FB">
        <w:rPr>
          <w:noProof/>
          <w:lang w:val="es-ES"/>
        </w:rPr>
        <w:drawing>
          <wp:inline distT="0" distB="0" distL="0" distR="0" wp14:anchorId="1109AE9C" wp14:editId="739F8361">
            <wp:extent cx="5731510" cy="2679700"/>
            <wp:effectExtent l="0" t="0" r="2540" b="6350"/>
            <wp:docPr id="4620888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8895" name="Imagen 1" descr="Interfaz de usuario gráfica, Texto&#10;&#10;Descripción generada automáticamente"/>
                    <pic:cNvPicPr/>
                  </pic:nvPicPr>
                  <pic:blipFill>
                    <a:blip r:embed="rId23"/>
                    <a:stretch>
                      <a:fillRect/>
                    </a:stretch>
                  </pic:blipFill>
                  <pic:spPr>
                    <a:xfrm>
                      <a:off x="0" y="0"/>
                      <a:ext cx="5731510" cy="2679700"/>
                    </a:xfrm>
                    <a:prstGeom prst="rect">
                      <a:avLst/>
                    </a:prstGeom>
                  </pic:spPr>
                </pic:pic>
              </a:graphicData>
            </a:graphic>
          </wp:inline>
        </w:drawing>
      </w:r>
    </w:p>
    <w:p w14:paraId="48472236" w14:textId="4CDCF435" w:rsidR="007234FB" w:rsidRPr="001D09E2" w:rsidRDefault="001D09E2" w:rsidP="001D09E2">
      <w:pPr>
        <w:pStyle w:val="Descripcin"/>
        <w:rPr>
          <w:lang w:val="es-ES"/>
        </w:rPr>
      </w:pPr>
      <w:bookmarkStart w:id="151" w:name="_Toc171333431"/>
      <w:r w:rsidRPr="001D09E2">
        <w:rPr>
          <w:lang w:val="es-ES"/>
        </w:rPr>
        <w:t xml:space="preserve">Figura </w:t>
      </w:r>
      <w:r>
        <w:fldChar w:fldCharType="begin"/>
      </w:r>
      <w:r w:rsidRPr="001D09E2">
        <w:rPr>
          <w:lang w:val="es-ES"/>
        </w:rPr>
        <w:instrText xml:space="preserve"> SEQ Figura \* ARABIC </w:instrText>
      </w:r>
      <w:r>
        <w:fldChar w:fldCharType="separate"/>
      </w:r>
      <w:r w:rsidR="00802628">
        <w:rPr>
          <w:noProof/>
          <w:lang w:val="es-ES"/>
        </w:rPr>
        <w:t>9</w:t>
      </w:r>
      <w:r>
        <w:fldChar w:fldCharType="end"/>
      </w:r>
      <w:r w:rsidRPr="001D09E2">
        <w:rPr>
          <w:lang w:val="es-ES"/>
        </w:rPr>
        <w:t>: Distribución de valores de la variable name convention en Classd</w:t>
      </w:r>
      <w:r>
        <w:rPr>
          <w:lang w:val="es-ES"/>
        </w:rPr>
        <w:t>efs</w:t>
      </w:r>
      <w:bookmarkEnd w:id="151"/>
    </w:p>
    <w:p w14:paraId="3B670F3C" w14:textId="6B358180" w:rsidR="00EC1FA7" w:rsidRPr="00EC1FA7" w:rsidRDefault="00EC1FA7" w:rsidP="00EC1FA7">
      <w:pPr>
        <w:pStyle w:val="Ttulo3"/>
        <w:rPr>
          <w:lang w:val="es-ES_tradnl"/>
        </w:rPr>
      </w:pPr>
      <w:bookmarkStart w:id="152" w:name="_Toc171273006"/>
      <w:r>
        <w:rPr>
          <w:lang w:val="es-ES_tradnl"/>
        </w:rPr>
        <w:t>Análisis multivariante</w:t>
      </w:r>
      <w:bookmarkEnd w:id="152"/>
    </w:p>
    <w:p w14:paraId="474CD412" w14:textId="1C410880" w:rsidR="006F2E6A" w:rsidRPr="00EC1FA7" w:rsidRDefault="00BC5B72" w:rsidP="00EC1FA7">
      <w:pPr>
        <w:rPr>
          <w:lang w:val="es-ES_tradnl"/>
        </w:rPr>
      </w:pPr>
      <w:r w:rsidRPr="00EC1FA7">
        <w:rPr>
          <w:lang w:val="es-ES"/>
        </w:rPr>
        <w:t>El análisis multivari</w:t>
      </w:r>
      <w:r w:rsidR="00794F5E" w:rsidRPr="00EC1FA7">
        <w:rPr>
          <w:lang w:val="es-ES"/>
        </w:rPr>
        <w:t>ante</w:t>
      </w:r>
      <w:r w:rsidRPr="00EC1FA7">
        <w:rPr>
          <w:lang w:val="es-ES"/>
        </w:rPr>
        <w:t xml:space="preserve"> ha identificado como anómalas 19 clases con una media de 52 sentencias en su cuerpo, un porcentaje de métodos estáticos cercano al 95% y convenio de nombrado </w:t>
      </w:r>
      <w:r w:rsidRPr="00EC1FA7">
        <w:rPr>
          <w:rFonts w:ascii="Consolas" w:hAnsi="Consolas"/>
          <w:lang w:val="es-ES_tradnl"/>
        </w:rPr>
        <w:t>SnakeCase</w:t>
      </w:r>
      <w:r w:rsidRPr="00EC1FA7">
        <w:rPr>
          <w:lang w:val="es-ES"/>
        </w:rPr>
        <w:t xml:space="preserve">. </w:t>
      </w:r>
    </w:p>
    <w:p w14:paraId="5614AC5E" w14:textId="37882063" w:rsidR="00387371" w:rsidRDefault="00387371" w:rsidP="00387371">
      <w:pPr>
        <w:pStyle w:val="Ttulo3"/>
        <w:rPr>
          <w:lang w:val="es-ES_tradnl"/>
        </w:rPr>
      </w:pPr>
      <w:bookmarkStart w:id="153" w:name="_Toc171273007"/>
      <w:r>
        <w:rPr>
          <w:lang w:val="es-ES_tradnl"/>
        </w:rPr>
        <w:t>Otros</w:t>
      </w:r>
      <w:bookmarkEnd w:id="153"/>
    </w:p>
    <w:p w14:paraId="15682FC3" w14:textId="3F11BB99" w:rsidR="00387371" w:rsidRPr="00387371" w:rsidRDefault="003856DD" w:rsidP="00387371">
      <w:pPr>
        <w:rPr>
          <w:lang w:val="es-ES_tradnl"/>
        </w:rPr>
      </w:pPr>
      <w:r>
        <w:rPr>
          <w:lang w:val="es-ES_tradnl"/>
        </w:rPr>
        <w:t>Hemos</w:t>
      </w:r>
      <w:r w:rsidR="00387371" w:rsidRPr="00387371">
        <w:rPr>
          <w:lang w:val="es-ES"/>
        </w:rPr>
        <w:t xml:space="preserve"> identificado como anómalas aquellas clases que poseen algún método especial, ya sea privado, asíncrono, de clase, estático, abstracto o propiedad, excluyendo los métodos mágicos.</w:t>
      </w:r>
    </w:p>
    <w:p w14:paraId="2C9685CC" w14:textId="2922D48A" w:rsidR="007D2266" w:rsidRDefault="00537C80" w:rsidP="007D2266">
      <w:pPr>
        <w:pStyle w:val="Ttulo2"/>
        <w:rPr>
          <w:lang w:val="es-ES_tradnl"/>
        </w:rPr>
      </w:pPr>
      <w:bookmarkStart w:id="154" w:name="_Toc171273008"/>
      <w:r w:rsidRPr="00D634A1">
        <w:rPr>
          <w:lang w:val="es-ES_tradnl"/>
        </w:rPr>
        <w:lastRenderedPageBreak/>
        <w:t>Function Definitions</w:t>
      </w:r>
      <w:bookmarkEnd w:id="154"/>
    </w:p>
    <w:p w14:paraId="5C222D0B" w14:textId="37970AC2" w:rsidR="00F37450" w:rsidRPr="00F37450" w:rsidRDefault="00F37450" w:rsidP="00F37450">
      <w:pPr>
        <w:pStyle w:val="Ttulo3"/>
        <w:rPr>
          <w:lang w:val="es-ES_tradnl"/>
        </w:rPr>
      </w:pPr>
      <w:bookmarkStart w:id="155" w:name="_Toc171273009"/>
      <w:r>
        <w:rPr>
          <w:lang w:val="es-ES_tradnl"/>
        </w:rPr>
        <w:t>Número de decoradores (number of decorators)</w:t>
      </w:r>
      <w:bookmarkEnd w:id="155"/>
    </w:p>
    <w:p w14:paraId="6561C7F3" w14:textId="75DE17B6" w:rsidR="00B247EF" w:rsidRDefault="00B247EF" w:rsidP="00861EC2">
      <w:pPr>
        <w:rPr>
          <w:lang w:val="es-ES_tradnl"/>
        </w:rPr>
      </w:pPr>
      <w:r w:rsidRPr="00861EC2">
        <w:rPr>
          <w:lang w:val="es-ES"/>
        </w:rPr>
        <w:t xml:space="preserve">Las definiciones de </w:t>
      </w:r>
      <w:r w:rsidR="008A721B" w:rsidRPr="00861EC2">
        <w:rPr>
          <w:lang w:val="es-ES"/>
        </w:rPr>
        <w:t>funciones</w:t>
      </w:r>
      <w:r w:rsidRPr="00861EC2">
        <w:rPr>
          <w:lang w:val="es-ES"/>
        </w:rPr>
        <w:t xml:space="preserve"> que tienen al menos un decorador </w:t>
      </w:r>
      <w:r w:rsidR="003856DD">
        <w:rPr>
          <w:lang w:val="es-ES"/>
        </w:rPr>
        <w:t>hemos</w:t>
      </w:r>
      <w:r w:rsidR="00327965">
        <w:rPr>
          <w:lang w:val="es-ES"/>
        </w:rPr>
        <w:t xml:space="preserve"> detectado como</w:t>
      </w:r>
      <w:r w:rsidRPr="00861EC2">
        <w:rPr>
          <w:lang w:val="es-ES"/>
        </w:rPr>
        <w:t xml:space="preserve"> anómalas. Sin embargo, en el conjunto de datos de expertos, solo </w:t>
      </w:r>
      <w:r w:rsidR="003856DD">
        <w:rPr>
          <w:lang w:val="es-ES"/>
        </w:rPr>
        <w:t>detectamos</w:t>
      </w:r>
      <w:r w:rsidR="00327965">
        <w:rPr>
          <w:lang w:val="es-ES"/>
        </w:rPr>
        <w:t xml:space="preserve"> como</w:t>
      </w:r>
      <w:r w:rsidRPr="00861EC2">
        <w:rPr>
          <w:lang w:val="es-ES"/>
        </w:rPr>
        <w:t xml:space="preserve"> anómalas aquellas definiciones de métodos que tienen más de cuatro decoradores.</w:t>
      </w:r>
      <w:r w:rsidR="00777883" w:rsidRPr="00861EC2">
        <w:rPr>
          <w:lang w:val="es-ES"/>
        </w:rPr>
        <w:t xml:space="preserve"> </w:t>
      </w:r>
      <w:r w:rsidR="003856DD">
        <w:rPr>
          <w:lang w:val="es-ES_tradnl"/>
        </w:rPr>
        <w:t>Hemos</w:t>
      </w:r>
      <w:r w:rsidR="00777883" w:rsidRPr="00861EC2">
        <w:rPr>
          <w:lang w:val="es-ES_tradnl"/>
        </w:rPr>
        <w:t xml:space="preserve"> detectado una función con un total de 45 decoradores.</w:t>
      </w:r>
    </w:p>
    <w:p w14:paraId="27D7DDFC" w14:textId="371C3D97" w:rsidR="00BD2FA6" w:rsidRPr="00861EC2" w:rsidRDefault="00BD2FA6" w:rsidP="00BD2FA6">
      <w:pPr>
        <w:pStyle w:val="Ttulo3"/>
        <w:rPr>
          <w:lang w:val="es-ES_tradnl"/>
        </w:rPr>
      </w:pPr>
      <w:bookmarkStart w:id="156" w:name="_Toc171273010"/>
      <w:r>
        <w:rPr>
          <w:lang w:val="es-ES_tradnl"/>
        </w:rPr>
        <w:t>Porcentaje de anotaciones de tipo (type annotation pct)</w:t>
      </w:r>
      <w:bookmarkEnd w:id="156"/>
    </w:p>
    <w:p w14:paraId="308ADB08" w14:textId="77777777" w:rsidR="00BD2FA6" w:rsidRDefault="00D634A1" w:rsidP="00BD2FA6">
      <w:pPr>
        <w:rPr>
          <w:lang w:val="es-ES"/>
        </w:rPr>
      </w:pPr>
      <w:r w:rsidRPr="00BD2FA6">
        <w:rPr>
          <w:lang w:val="es-ES"/>
        </w:rPr>
        <w:t xml:space="preserve">El 73% de las funciones no tienen ninguna anotación de tipo, mientras que cerca del 22% tienen todas las anotaciones de tipo posibles. </w:t>
      </w:r>
    </w:p>
    <w:p w14:paraId="2E6AAEA4" w14:textId="24A1D98E" w:rsidR="007D2266" w:rsidRDefault="00D634A1" w:rsidP="00BD2FA6">
      <w:pPr>
        <w:rPr>
          <w:lang w:val="es-ES_tradnl"/>
        </w:rPr>
      </w:pPr>
      <w:r w:rsidRPr="00BD2FA6">
        <w:rPr>
          <w:lang w:val="es-ES"/>
        </w:rPr>
        <w:t xml:space="preserve">Al desglosar los datos por nivel de experiencia, </w:t>
      </w:r>
      <w:r w:rsidR="003856DD">
        <w:rPr>
          <w:lang w:val="es-ES"/>
        </w:rPr>
        <w:t>observamos</w:t>
      </w:r>
      <w:r w:rsidRPr="00BD2FA6">
        <w:rPr>
          <w:lang w:val="es-ES"/>
        </w:rPr>
        <w:t xml:space="preserve"> que el 84% de las funciones escritas por principiantes carecen de anotaciones de tipo, y solo el 15% tienen todas las anotaciones de tipo posibles. En contraste, entre los expertos, estos porcentajes son del 64% y 27% respectivamente. Basándonos en estos datos, no </w:t>
      </w:r>
      <w:r w:rsidR="003856DD">
        <w:rPr>
          <w:lang w:val="es-ES"/>
        </w:rPr>
        <w:t>encontramos</w:t>
      </w:r>
      <w:r w:rsidRPr="00BD2FA6">
        <w:rPr>
          <w:lang w:val="es-ES"/>
        </w:rPr>
        <w:t xml:space="preserve"> anomalías en las funciones de los expertos, pero </w:t>
      </w:r>
      <w:r w:rsidR="003856DD">
        <w:rPr>
          <w:lang w:val="es-ES"/>
        </w:rPr>
        <w:t>hemos</w:t>
      </w:r>
      <w:r w:rsidR="00327965">
        <w:rPr>
          <w:lang w:val="es-ES"/>
        </w:rPr>
        <w:t xml:space="preserve"> detectado como </w:t>
      </w:r>
      <w:r w:rsidRPr="00BD2FA6">
        <w:rPr>
          <w:lang w:val="es-ES"/>
        </w:rPr>
        <w:t>anómala cualquier definición de función escrita por principiantes que incluya anotaciones de tipos en los parámetros o en el retorno</w:t>
      </w:r>
      <w:r w:rsidRPr="00BD2FA6">
        <w:rPr>
          <w:lang w:val="es-ES_tradnl"/>
        </w:rPr>
        <w:t>.</w:t>
      </w:r>
      <w:r w:rsidR="00DC5347">
        <w:rPr>
          <w:lang w:val="es-ES_tradnl"/>
        </w:rPr>
        <w:t xml:space="preserve"> La siguiente figura muestra</w:t>
      </w:r>
      <w:r w:rsidR="00DC5347" w:rsidRPr="00AA6368">
        <w:t xml:space="preserve"> </w:t>
      </w:r>
      <w:ins w:id="157" w:author="Microsoft Word" w:date="2024-07-08T12:08:00Z" w16du:dateUtc="2024-07-08T10:08:00Z">
        <w:r w:rsidR="00282559" w:rsidRPr="00AA6368">
          <w:t>los datos utilizados para el análisis:</w:t>
        </w:r>
      </w:ins>
    </w:p>
    <w:p w14:paraId="43A0EEE7" w14:textId="77777777" w:rsidR="001D09E2" w:rsidRDefault="00FD11A5" w:rsidP="001D09E2">
      <w:pPr>
        <w:keepNext/>
      </w:pPr>
      <w:r w:rsidRPr="00FD11A5">
        <w:rPr>
          <w:noProof/>
          <w:lang w:val="es-ES_tradnl"/>
        </w:rPr>
        <w:drawing>
          <wp:inline distT="0" distB="0" distL="0" distR="0" wp14:anchorId="562FE69C" wp14:editId="4C8613FC">
            <wp:extent cx="5731510" cy="3064510"/>
            <wp:effectExtent l="0" t="0" r="2540" b="2540"/>
            <wp:docPr id="11633997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9776" name="Imagen 1" descr="Gráfico&#10;&#10;Descripción generada automáticamente"/>
                    <pic:cNvPicPr/>
                  </pic:nvPicPr>
                  <pic:blipFill>
                    <a:blip r:embed="rId24"/>
                    <a:stretch>
                      <a:fillRect/>
                    </a:stretch>
                  </pic:blipFill>
                  <pic:spPr>
                    <a:xfrm>
                      <a:off x="0" y="0"/>
                      <a:ext cx="5731510" cy="3064510"/>
                    </a:xfrm>
                    <a:prstGeom prst="rect">
                      <a:avLst/>
                    </a:prstGeom>
                  </pic:spPr>
                </pic:pic>
              </a:graphicData>
            </a:graphic>
          </wp:inline>
        </w:drawing>
      </w:r>
    </w:p>
    <w:p w14:paraId="64A53B17" w14:textId="12A6EB2A" w:rsidR="00FD11A5" w:rsidRPr="00BD2FA6" w:rsidRDefault="001D09E2" w:rsidP="001D09E2">
      <w:pPr>
        <w:pStyle w:val="Descripcin"/>
        <w:rPr>
          <w:lang w:val="es-ES_tradnl"/>
        </w:rPr>
      </w:pPr>
      <w:bookmarkStart w:id="158" w:name="_Toc171333432"/>
      <w:r w:rsidRPr="00DE54DB">
        <w:rPr>
          <w:lang w:val="es-ES"/>
        </w:rPr>
        <w:t xml:space="preserve">Figura </w:t>
      </w:r>
      <w:r>
        <w:fldChar w:fldCharType="begin"/>
      </w:r>
      <w:r w:rsidRPr="00DE54DB">
        <w:rPr>
          <w:lang w:val="es-ES"/>
        </w:rPr>
        <w:instrText xml:space="preserve"> SEQ Figura \* ARABIC </w:instrText>
      </w:r>
      <w:r>
        <w:fldChar w:fldCharType="separate"/>
      </w:r>
      <w:r w:rsidR="00802628">
        <w:rPr>
          <w:noProof/>
          <w:lang w:val="es-ES"/>
        </w:rPr>
        <w:t>10</w:t>
      </w:r>
      <w:r>
        <w:fldChar w:fldCharType="end"/>
      </w:r>
      <w:r w:rsidRPr="00DE54DB">
        <w:rPr>
          <w:lang w:val="es-ES"/>
        </w:rPr>
        <w:t>: Distribución de valores de la variable type annotations pct en Functiondefs</w:t>
      </w:r>
      <w:bookmarkEnd w:id="158"/>
    </w:p>
    <w:p w14:paraId="0CCB41BD" w14:textId="70EEEF5F" w:rsidR="00D93A07" w:rsidRDefault="00D93A07" w:rsidP="00D93A07">
      <w:pPr>
        <w:pStyle w:val="Ttulo3"/>
        <w:rPr>
          <w:lang w:val="es-ES_tradnl"/>
        </w:rPr>
      </w:pPr>
      <w:bookmarkStart w:id="159" w:name="_Toc171273011"/>
      <w:r>
        <w:rPr>
          <w:lang w:val="es-ES_tradnl"/>
        </w:rPr>
        <w:t>Altura (height)</w:t>
      </w:r>
      <w:bookmarkEnd w:id="159"/>
    </w:p>
    <w:p w14:paraId="1FE5BFBB" w14:textId="28F0A3E7" w:rsidR="00D634A1" w:rsidRDefault="00D634A1" w:rsidP="00D93A07">
      <w:pPr>
        <w:rPr>
          <w:lang w:val="es-ES_tradnl"/>
        </w:rPr>
      </w:pPr>
      <w:r w:rsidRPr="00D93A07">
        <w:rPr>
          <w:lang w:val="es-ES_tradnl"/>
        </w:rPr>
        <w:t>R</w:t>
      </w:r>
      <w:r w:rsidRPr="00D93A07">
        <w:rPr>
          <w:lang w:val="es-ES"/>
        </w:rPr>
        <w:t xml:space="preserve">especto a la altura de las definiciones de funciones, el 83% tienen una altura de 1 (funciones en el ámbito global del módulo) y solo un 7% tienen una altura superior a 2. Por lo tanto, cualquier función con una altura superior a 1 se </w:t>
      </w:r>
      <w:r w:rsidR="00327965">
        <w:rPr>
          <w:lang w:val="es-ES"/>
        </w:rPr>
        <w:t>ha detectado como</w:t>
      </w:r>
      <w:r w:rsidRPr="00D93A07">
        <w:rPr>
          <w:lang w:val="es-ES"/>
        </w:rPr>
        <w:t xml:space="preserve"> anómala</w:t>
      </w:r>
      <w:r w:rsidRPr="00D93A07">
        <w:rPr>
          <w:lang w:val="es-ES_tradnl"/>
        </w:rPr>
        <w:t>.</w:t>
      </w:r>
    </w:p>
    <w:p w14:paraId="335A4C2E" w14:textId="7D41C7B5" w:rsidR="00D93A07" w:rsidRPr="00D93A07" w:rsidRDefault="00D93A07" w:rsidP="00D93A07">
      <w:pPr>
        <w:pStyle w:val="Ttulo3"/>
        <w:rPr>
          <w:lang w:val="es-ES_tradnl"/>
        </w:rPr>
      </w:pPr>
      <w:bookmarkStart w:id="160" w:name="_Toc171273012"/>
      <w:r>
        <w:rPr>
          <w:lang w:val="es-ES_tradnl"/>
        </w:rPr>
        <w:t>Convenio de nombrado (name convention)</w:t>
      </w:r>
      <w:bookmarkEnd w:id="160"/>
    </w:p>
    <w:p w14:paraId="230E5FCD" w14:textId="7B3C3FA2" w:rsidR="00D93A07" w:rsidRPr="00DE54DB" w:rsidRDefault="00B73ED3" w:rsidP="00D93A07">
      <w:pPr>
        <w:rPr>
          <w:lang w:val="es-ES_tradnl"/>
        </w:rPr>
      </w:pPr>
      <w:r w:rsidRPr="00D93A07">
        <w:rPr>
          <w:lang w:val="es-ES"/>
        </w:rPr>
        <w:t xml:space="preserve">El convenio de nombre más utilizado en todos los casos es </w:t>
      </w:r>
      <w:r w:rsidRPr="00D93A07">
        <w:rPr>
          <w:rFonts w:ascii="Consolas" w:hAnsi="Consolas"/>
          <w:lang w:val="es-ES"/>
        </w:rPr>
        <w:t>SnakeCase</w:t>
      </w:r>
      <w:r w:rsidRPr="00D93A07">
        <w:rPr>
          <w:lang w:val="es-ES"/>
        </w:rPr>
        <w:t xml:space="preserve">. En el caso concreto de los principiantes </w:t>
      </w:r>
      <w:r w:rsidR="003B5834">
        <w:rPr>
          <w:lang w:val="es-ES"/>
        </w:rPr>
        <w:t xml:space="preserve">hemos </w:t>
      </w:r>
      <w:r w:rsidRPr="00D93A07">
        <w:rPr>
          <w:lang w:val="es-ES"/>
        </w:rPr>
        <w:t>detecta</w:t>
      </w:r>
      <w:r w:rsidR="003B5834">
        <w:rPr>
          <w:lang w:val="es-ES"/>
        </w:rPr>
        <w:t>do</w:t>
      </w:r>
      <w:r w:rsidRPr="00D93A07">
        <w:rPr>
          <w:lang w:val="es-ES"/>
        </w:rPr>
        <w:t xml:space="preserve"> como anómalos los nombrados </w:t>
      </w:r>
      <w:r w:rsidRPr="00D93A07">
        <w:rPr>
          <w:rFonts w:ascii="Consolas" w:hAnsi="Consolas"/>
          <w:lang w:val="es-ES"/>
        </w:rPr>
        <w:t>Discar</w:t>
      </w:r>
      <w:r w:rsidR="008A721B" w:rsidRPr="00D93A07">
        <w:rPr>
          <w:rFonts w:ascii="Consolas" w:hAnsi="Consolas"/>
          <w:lang w:val="es-ES"/>
        </w:rPr>
        <w:t>d</w:t>
      </w:r>
      <w:r w:rsidRPr="00D93A07">
        <w:rPr>
          <w:lang w:val="es-ES"/>
        </w:rPr>
        <w:t xml:space="preserve"> y </w:t>
      </w:r>
      <w:r w:rsidRPr="00D93A07">
        <w:rPr>
          <w:rFonts w:ascii="Consolas" w:hAnsi="Consolas"/>
          <w:lang w:val="es-ES"/>
        </w:rPr>
        <w:t>Upper</w:t>
      </w:r>
      <w:r w:rsidRPr="00D93A07">
        <w:rPr>
          <w:lang w:val="es-ES"/>
        </w:rPr>
        <w:t>.</w:t>
      </w:r>
    </w:p>
    <w:p w14:paraId="7FE5C817" w14:textId="199FAABD" w:rsidR="00D93A07" w:rsidRDefault="00D93A07" w:rsidP="00D93A07">
      <w:pPr>
        <w:pStyle w:val="Ttulo3"/>
        <w:rPr>
          <w:lang w:val="es-ES"/>
        </w:rPr>
      </w:pPr>
      <w:bookmarkStart w:id="161" w:name="_Toc171273013"/>
      <w:r>
        <w:rPr>
          <w:lang w:val="es-ES"/>
        </w:rPr>
        <w:lastRenderedPageBreak/>
        <w:t>Análisis multivariante</w:t>
      </w:r>
      <w:bookmarkEnd w:id="161"/>
    </w:p>
    <w:p w14:paraId="2F44F801" w14:textId="29ECE3A4" w:rsidR="00B634A8" w:rsidRPr="00D93A07" w:rsidRDefault="00B634A8" w:rsidP="00D93A07">
      <w:pPr>
        <w:rPr>
          <w:lang w:val="es-ES_tradnl"/>
        </w:rPr>
      </w:pPr>
      <w:r w:rsidRPr="00D93A07">
        <w:rPr>
          <w:lang w:val="es-ES"/>
        </w:rPr>
        <w:t xml:space="preserve">El análisis multivariante de los datos de expertos identificó como anómalas 38 funciones con nombres cortos (3,8 caracteres de media frente a 17,7 de media en las demás definiciones), en minúsculas (convención </w:t>
      </w:r>
      <w:r w:rsidRPr="00D93A07">
        <w:rPr>
          <w:rFonts w:ascii="Consolas" w:hAnsi="Consolas"/>
          <w:lang w:val="es-ES"/>
        </w:rPr>
        <w:t>Lower</w:t>
      </w:r>
      <w:r w:rsidRPr="00D93A07">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62" w:name="_Toc171273014"/>
      <w:r>
        <w:rPr>
          <w:lang w:val="es-ES_tradnl"/>
        </w:rPr>
        <w:t>Method Definitions</w:t>
      </w:r>
      <w:bookmarkEnd w:id="162"/>
    </w:p>
    <w:p w14:paraId="252D8397" w14:textId="51CF21A7" w:rsidR="00D93A07" w:rsidRPr="00D93A07" w:rsidRDefault="004C0C31" w:rsidP="00D93A07">
      <w:pPr>
        <w:pStyle w:val="Ttulo3"/>
        <w:rPr>
          <w:lang w:val="es-ES_tradnl"/>
        </w:rPr>
      </w:pPr>
      <w:bookmarkStart w:id="163" w:name="_Toc171273015"/>
      <w:r>
        <w:rPr>
          <w:lang w:val="es-ES_tradnl"/>
        </w:rPr>
        <w:t>Contiene anotaciones de tipo de retorno (has return type annotation)</w:t>
      </w:r>
      <w:bookmarkEnd w:id="163"/>
    </w:p>
    <w:p w14:paraId="2EEF8141" w14:textId="6851A766" w:rsidR="007D2266" w:rsidRDefault="00475325" w:rsidP="004C0C31">
      <w:pPr>
        <w:rPr>
          <w:lang w:val="es-ES_tradnl"/>
        </w:rPr>
      </w:pPr>
      <w:r w:rsidRPr="004C0C31">
        <w:rPr>
          <w:lang w:val="es-ES_tradnl"/>
        </w:rPr>
        <w:t xml:space="preserve"> </w:t>
      </w:r>
      <w:r w:rsidR="003B5834">
        <w:rPr>
          <w:lang w:val="es-ES_tradnl"/>
        </w:rPr>
        <w:t>D</w:t>
      </w:r>
      <w:r w:rsidR="00327965">
        <w:rPr>
          <w:lang w:val="es-ES_tradnl"/>
        </w:rPr>
        <w:t>etecta</w:t>
      </w:r>
      <w:r w:rsidR="003B5834">
        <w:rPr>
          <w:lang w:val="es-ES_tradnl"/>
        </w:rPr>
        <w:t>mos</w:t>
      </w:r>
      <w:r w:rsidR="00327965">
        <w:rPr>
          <w:lang w:val="es-ES_tradnl"/>
        </w:rPr>
        <w:t xml:space="preserve"> como</w:t>
      </w:r>
      <w:r w:rsidRPr="004C0C31">
        <w:rPr>
          <w:lang w:val="es-ES_tradnl"/>
        </w:rPr>
        <w:t xml:space="preserve"> anómalo el uso de decoradores en las definiciones de métodos.</w:t>
      </w:r>
    </w:p>
    <w:p w14:paraId="7B206442" w14:textId="6BBB1DB1" w:rsidR="004C0C31" w:rsidRPr="004C0C31" w:rsidRDefault="00797F7E" w:rsidP="00797F7E">
      <w:pPr>
        <w:pStyle w:val="Ttulo3"/>
        <w:rPr>
          <w:lang w:val="es-ES_tradnl"/>
        </w:rPr>
      </w:pPr>
      <w:bookmarkStart w:id="164" w:name="_Toc171273016"/>
      <w:r>
        <w:rPr>
          <w:lang w:val="es-ES_tradnl"/>
        </w:rPr>
        <w:t>Porcentaje de anotaciones de tipo (type annotations pct)</w:t>
      </w:r>
      <w:bookmarkEnd w:id="164"/>
    </w:p>
    <w:p w14:paraId="46932D4F" w14:textId="056F6248" w:rsidR="007D6D8E" w:rsidRDefault="007D6D8E" w:rsidP="00797F7E">
      <w:pPr>
        <w:rPr>
          <w:lang w:val="es-ES_tradnl"/>
        </w:rPr>
      </w:pPr>
      <w:r w:rsidRPr="00797F7E">
        <w:rPr>
          <w:lang w:val="es-ES_tradnl"/>
        </w:rPr>
        <w:t xml:space="preserve">Respecto a las anotaciones de tipos en los métodos, al igual que en el caso de las funciones, el uso de anotaciones de tipo por parte de los principiantes se </w:t>
      </w:r>
      <w:r w:rsidR="00327965">
        <w:rPr>
          <w:lang w:val="es-ES_tradnl"/>
        </w:rPr>
        <w:t>detecta como</w:t>
      </w:r>
      <w:r w:rsidRPr="00797F7E">
        <w:rPr>
          <w:lang w:val="es-ES_tradnl"/>
        </w:rPr>
        <w:t xml:space="preserve"> anómalo.</w:t>
      </w:r>
    </w:p>
    <w:p w14:paraId="237299AF" w14:textId="46E8A757" w:rsidR="00797F7E" w:rsidRPr="00797F7E" w:rsidRDefault="00797F7E" w:rsidP="00797F7E">
      <w:pPr>
        <w:pStyle w:val="Ttulo3"/>
        <w:rPr>
          <w:lang w:val="es-ES_tradnl"/>
        </w:rPr>
      </w:pPr>
      <w:bookmarkStart w:id="165" w:name="_Toc171273017"/>
      <w:r>
        <w:rPr>
          <w:lang w:val="es-ES_tradnl"/>
        </w:rPr>
        <w:t>Convenio de nombrado (name convention)</w:t>
      </w:r>
      <w:bookmarkEnd w:id="165"/>
    </w:p>
    <w:p w14:paraId="0F8CCF1A" w14:textId="77777777" w:rsidR="007D6D8E" w:rsidRDefault="007D6D8E" w:rsidP="00797F7E">
      <w:pPr>
        <w:rPr>
          <w:lang w:val="es-ES_tradnl"/>
        </w:rPr>
      </w:pPr>
      <w:r w:rsidRPr="00797F7E">
        <w:rPr>
          <w:lang w:val="es-ES_tradnl"/>
        </w:rPr>
        <w:t xml:space="preserve">El convenio de nombrado más usado es </w:t>
      </w:r>
      <w:r w:rsidRPr="00797F7E">
        <w:rPr>
          <w:rFonts w:ascii="Consolas" w:hAnsi="Consolas"/>
          <w:lang w:val="es-ES_tradnl"/>
        </w:rPr>
        <w:t>SnakeCase</w:t>
      </w:r>
      <w:r w:rsidRPr="00797F7E">
        <w:rPr>
          <w:lang w:val="es-ES_tradnl"/>
        </w:rPr>
        <w:t xml:space="preserve">, mientras que </w:t>
      </w:r>
      <w:r w:rsidRPr="00797F7E">
        <w:rPr>
          <w:rFonts w:ascii="Consolas" w:hAnsi="Consolas"/>
          <w:lang w:val="es-ES_tradnl"/>
        </w:rPr>
        <w:t>Discard</w:t>
      </w:r>
      <w:r w:rsidRPr="00797F7E">
        <w:rPr>
          <w:lang w:val="es-ES_tradnl"/>
        </w:rPr>
        <w:t xml:space="preserve"> se ha identificado como un valor anómalo. En el caso de los principiantes, ni siquiera se utiliza este convenio de nombrado.</w:t>
      </w:r>
    </w:p>
    <w:p w14:paraId="63E1510B" w14:textId="134A21A9" w:rsidR="00797F7E" w:rsidRPr="00797F7E" w:rsidRDefault="00EB31DB" w:rsidP="00797F7E">
      <w:pPr>
        <w:pStyle w:val="Ttulo3"/>
        <w:rPr>
          <w:lang w:val="es-ES_tradnl"/>
        </w:rPr>
      </w:pPr>
      <w:bookmarkStart w:id="166" w:name="_Toc171273018"/>
      <w:r>
        <w:rPr>
          <w:lang w:val="es-ES_tradnl"/>
        </w:rPr>
        <w:t>Métodos asíncronos (is async method)</w:t>
      </w:r>
      <w:bookmarkEnd w:id="166"/>
    </w:p>
    <w:p w14:paraId="4B60D1E5" w14:textId="4D47D359" w:rsidR="00475325" w:rsidRDefault="003B5834" w:rsidP="00EB31DB">
      <w:pPr>
        <w:rPr>
          <w:lang w:val="es-ES_tradnl"/>
        </w:rPr>
      </w:pPr>
      <w:r>
        <w:rPr>
          <w:lang w:val="es-ES_tradnl"/>
        </w:rPr>
        <w:t>Hemos</w:t>
      </w:r>
      <w:r w:rsidR="00475325" w:rsidRPr="00EB31DB">
        <w:rPr>
          <w:lang w:val="es-ES_tradnl"/>
        </w:rPr>
        <w:t xml:space="preserve"> detectado como anómalo la definición de métodos asíncronos por parte de los principiantes, no así en el caso de los expertos.</w:t>
      </w:r>
    </w:p>
    <w:p w14:paraId="0D439D79" w14:textId="714ABA36" w:rsidR="00EB31DB" w:rsidRDefault="00EB31DB" w:rsidP="00EB31DB">
      <w:pPr>
        <w:pStyle w:val="Ttulo3"/>
        <w:rPr>
          <w:lang w:val="es-ES_tradnl"/>
        </w:rPr>
      </w:pPr>
      <w:bookmarkStart w:id="167" w:name="_Toc171273019"/>
      <w:r>
        <w:rPr>
          <w:lang w:val="es-ES_tradnl"/>
        </w:rPr>
        <w:t>Otros</w:t>
      </w:r>
      <w:bookmarkEnd w:id="167"/>
    </w:p>
    <w:p w14:paraId="503880F5" w14:textId="7E3C7F48" w:rsidR="00EB31DB" w:rsidRDefault="00EB31DB" w:rsidP="00EB31DB">
      <w:pPr>
        <w:rPr>
          <w:lang w:val="es-ES_tradnl"/>
        </w:rPr>
      </w:pPr>
      <w:r w:rsidRPr="00EB31DB">
        <w:rPr>
          <w:lang w:val="es-ES"/>
        </w:rPr>
        <w:t xml:space="preserve">No </w:t>
      </w:r>
      <w:r w:rsidR="003B5834">
        <w:rPr>
          <w:lang w:val="es-ES"/>
        </w:rPr>
        <w:t>hemos</w:t>
      </w:r>
      <w:r w:rsidRPr="00EB31DB">
        <w:rPr>
          <w:lang w:val="es-ES"/>
        </w:rPr>
        <w:t xml:space="preserve"> encontrado ningún método </w:t>
      </w:r>
      <w:r w:rsidRPr="00EB31DB">
        <w:rPr>
          <w:rStyle w:val="CdigoHTML"/>
          <w:rFonts w:ascii="Consolas" w:eastAsiaTheme="minorEastAsia" w:hAnsi="Consolas"/>
          <w:lang w:val="es-ES"/>
        </w:rPr>
        <w:t>wrapper</w:t>
      </w:r>
      <w:r w:rsidRPr="00EB31DB">
        <w:rPr>
          <w:lang w:val="es-ES"/>
        </w:rPr>
        <w:t xml:space="preserve"> ni </w:t>
      </w:r>
      <w:r w:rsidRPr="00EB31DB">
        <w:rPr>
          <w:rStyle w:val="CdigoHTML"/>
          <w:rFonts w:ascii="Consolas" w:eastAsiaTheme="minorEastAsia" w:hAnsi="Consolas"/>
          <w:lang w:val="es-ES"/>
        </w:rPr>
        <w:t>cached</w:t>
      </w:r>
      <w:r w:rsidRPr="00EB31DB">
        <w:rPr>
          <w:lang w:val="es-ES"/>
        </w:rPr>
        <w:t>, ni entre los principiantes ni entre los expertos.</w:t>
      </w:r>
    </w:p>
    <w:p w14:paraId="6367F453" w14:textId="07E1BB0E" w:rsidR="00EB31DB" w:rsidRPr="00EB31DB" w:rsidRDefault="00EB31DB" w:rsidP="00EB31DB">
      <w:pPr>
        <w:pStyle w:val="Ttulo3"/>
        <w:rPr>
          <w:lang w:val="es-ES_tradnl"/>
        </w:rPr>
      </w:pPr>
      <w:bookmarkStart w:id="168" w:name="_Toc171273020"/>
      <w:r>
        <w:rPr>
          <w:lang w:val="es-ES_tradnl"/>
        </w:rPr>
        <w:t>Análisis multivariante</w:t>
      </w:r>
      <w:bookmarkEnd w:id="168"/>
    </w:p>
    <w:p w14:paraId="006395D5" w14:textId="701A7008" w:rsidR="00FA4098" w:rsidRPr="00217785" w:rsidRDefault="00906754" w:rsidP="00217785">
      <w:pPr>
        <w:rPr>
          <w:lang w:val="es-ES_tradnl"/>
        </w:rPr>
      </w:pPr>
      <w:r w:rsidRPr="00217785">
        <w:rPr>
          <w:lang w:val="es-ES"/>
        </w:rPr>
        <w:t>El análisis multivaria</w:t>
      </w:r>
      <w:r w:rsidR="00794F5E" w:rsidRPr="00217785">
        <w:rPr>
          <w:lang w:val="es-ES"/>
        </w:rPr>
        <w:t>nte</w:t>
      </w:r>
      <w:r w:rsidRPr="00217785">
        <w:rPr>
          <w:lang w:val="es-ES"/>
        </w:rPr>
        <w:t xml:space="preserve"> ha identificado 111 definiciones de métodos como anómalas. Todas estas definiciones son de métodos abstractos, con el tipo de retorno anotado y con </w:t>
      </w:r>
      <w:r w:rsidR="00FA4098" w:rsidRPr="00217785">
        <w:rPr>
          <w:lang w:val="es-ES_tradnl"/>
        </w:rPr>
        <w:t xml:space="preserve">el 100% </w:t>
      </w:r>
      <w:r w:rsidRPr="00217785">
        <w:rPr>
          <w:lang w:val="es-ES_tradnl"/>
        </w:rPr>
        <w:t xml:space="preserve">del cuerpo compuesto por </w:t>
      </w:r>
      <w:r w:rsidR="00FA4098" w:rsidRPr="00217785">
        <w:rPr>
          <w:lang w:val="es-ES"/>
        </w:rPr>
        <w:t>expresiones.</w:t>
      </w:r>
    </w:p>
    <w:p w14:paraId="352C38AA" w14:textId="47C60E90" w:rsidR="007D2266" w:rsidRDefault="00537C80" w:rsidP="007D2266">
      <w:pPr>
        <w:pStyle w:val="Ttulo2"/>
        <w:rPr>
          <w:lang w:val="es-ES_tradnl"/>
        </w:rPr>
      </w:pPr>
      <w:bookmarkStart w:id="169" w:name="_Toc171273021"/>
      <w:r>
        <w:rPr>
          <w:lang w:val="es-ES_tradnl"/>
        </w:rPr>
        <w:t>Statements</w:t>
      </w:r>
      <w:bookmarkEnd w:id="169"/>
    </w:p>
    <w:p w14:paraId="4B33DEC5" w14:textId="1672A256" w:rsidR="00217785" w:rsidRPr="00217785" w:rsidRDefault="006917CE" w:rsidP="00CE0498">
      <w:pPr>
        <w:pStyle w:val="Ttulo3"/>
        <w:rPr>
          <w:lang w:val="es-ES_tradnl"/>
        </w:rPr>
      </w:pPr>
      <w:bookmarkStart w:id="170" w:name="_Toc171273022"/>
      <w:r>
        <w:rPr>
          <w:lang w:val="es-ES_tradnl"/>
        </w:rPr>
        <w:t>Tamaño del cuerpo (body size)</w:t>
      </w:r>
      <w:bookmarkEnd w:id="170"/>
    </w:p>
    <w:p w14:paraId="7875C328" w14:textId="3B7C467C" w:rsidR="00BF2AFE" w:rsidRDefault="003B5834" w:rsidP="006917CE">
      <w:pPr>
        <w:rPr>
          <w:lang w:val="es-ES"/>
        </w:rPr>
      </w:pPr>
      <w:r>
        <w:rPr>
          <w:lang w:val="es-ES"/>
        </w:rPr>
        <w:t>Hemos</w:t>
      </w:r>
      <w:r w:rsidR="00BF2AFE" w:rsidRPr="006917CE">
        <w:rPr>
          <w:lang w:val="es-ES"/>
        </w:rPr>
        <w:t xml:space="preserve"> identificado 52 sentencias como anómalas debido a que contienen más de 49 sentencias o expresiones en su cuerpo. En particular, una de estas sentencias destaca al contener un total de 276 elementos.</w:t>
      </w:r>
    </w:p>
    <w:p w14:paraId="4ED8CF1E" w14:textId="029EC6CA" w:rsidR="006917CE" w:rsidRPr="006917CE" w:rsidRDefault="006917CE" w:rsidP="006917CE">
      <w:pPr>
        <w:pStyle w:val="Ttulo3"/>
        <w:rPr>
          <w:lang w:val="es-ES_tradnl"/>
        </w:rPr>
      </w:pPr>
      <w:bookmarkStart w:id="171" w:name="_Toc171273023"/>
      <w:r>
        <w:rPr>
          <w:lang w:val="es-ES_tradnl"/>
        </w:rPr>
        <w:t>Categoría sintáctica (category)</w:t>
      </w:r>
      <w:bookmarkEnd w:id="171"/>
    </w:p>
    <w:p w14:paraId="28000038" w14:textId="673CFA8B" w:rsidR="00446675" w:rsidRDefault="005B1DC9" w:rsidP="006917CE">
      <w:pPr>
        <w:rPr>
          <w:rFonts w:asciiTheme="minorHAnsi" w:hAnsiTheme="minorHAnsi" w:cstheme="minorHAnsi"/>
          <w:lang w:val="es-ES_tradnl"/>
        </w:rPr>
      </w:pPr>
      <w:r w:rsidRPr="006917CE">
        <w:rPr>
          <w:lang w:val="es-ES_tradnl"/>
        </w:rPr>
        <w:t xml:space="preserve">La sentencia más utilizada es </w:t>
      </w:r>
      <w:r w:rsidRPr="006917CE">
        <w:rPr>
          <w:rFonts w:ascii="Consolas" w:hAnsi="Consolas"/>
          <w:lang w:val="es-ES_tradnl"/>
        </w:rPr>
        <w:t>AssignmentStmt</w:t>
      </w:r>
      <w:r w:rsidRPr="006917CE">
        <w:rPr>
          <w:lang w:val="es-ES_tradnl"/>
        </w:rPr>
        <w:t xml:space="preserve">, mientras que las de tipo </w:t>
      </w:r>
      <w:r w:rsidRPr="006917CE">
        <w:rPr>
          <w:rFonts w:ascii="Consolas" w:hAnsi="Consolas"/>
          <w:lang w:val="es-ES_tradnl"/>
        </w:rPr>
        <w:t>Match</w:t>
      </w:r>
      <w:r w:rsidRPr="006917CE">
        <w:rPr>
          <w:lang w:val="es-ES_tradnl"/>
        </w:rPr>
        <w:t xml:space="preserve"> y </w:t>
      </w:r>
      <w:r w:rsidRPr="006917CE">
        <w:rPr>
          <w:rFonts w:ascii="Consolas" w:hAnsi="Consolas"/>
          <w:lang w:val="es-ES_tradnl"/>
        </w:rPr>
        <w:t>Nonlocal</w:t>
      </w:r>
      <w:r w:rsidRPr="006917CE">
        <w:rPr>
          <w:lang w:val="es-ES_tradnl"/>
        </w:rPr>
        <w:t xml:space="preserve"> se han identificado como anómalas</w:t>
      </w:r>
      <w:r w:rsidR="002E68BE">
        <w:rPr>
          <w:lang w:val="es-ES_tradnl"/>
        </w:rPr>
        <w:t>, utilizadas únicamente en el 0,1% y 0,2% de los casos respectivamente</w:t>
      </w:r>
      <w:r w:rsidRPr="006917CE">
        <w:rPr>
          <w:lang w:val="es-ES_tradnl"/>
        </w:rPr>
        <w:t xml:space="preserve">. Además, las sentencias de tipo </w:t>
      </w:r>
      <w:r w:rsidRPr="006917CE">
        <w:rPr>
          <w:rFonts w:ascii="Consolas" w:hAnsi="Consolas"/>
          <w:lang w:val="es-ES_tradnl"/>
        </w:rPr>
        <w:t>ExceptHandler</w:t>
      </w:r>
      <w:r w:rsidRPr="006917CE">
        <w:rPr>
          <w:lang w:val="es-ES_tradnl"/>
        </w:rPr>
        <w:t xml:space="preserve"> y </w:t>
      </w:r>
      <w:r w:rsidRPr="006917CE">
        <w:rPr>
          <w:rFonts w:ascii="Consolas" w:hAnsi="Consolas"/>
          <w:lang w:val="es-ES_tradnl"/>
        </w:rPr>
        <w:t>TypeAlias</w:t>
      </w:r>
      <w:r w:rsidRPr="006917CE">
        <w:rPr>
          <w:lang w:val="es-ES_tradnl"/>
        </w:rPr>
        <w:t xml:space="preserve"> no se usan nunca. </w:t>
      </w:r>
      <w:r w:rsidR="00446675">
        <w:rPr>
          <w:lang w:val="es-ES_tradnl"/>
        </w:rPr>
        <w:t xml:space="preserve">Un </w:t>
      </w:r>
      <w:r w:rsidR="00446675" w:rsidRPr="006917CE">
        <w:rPr>
          <w:rFonts w:ascii="Consolas" w:hAnsi="Consolas"/>
          <w:lang w:val="es-ES_tradnl"/>
        </w:rPr>
        <w:t>TypeAlias</w:t>
      </w:r>
      <w:r w:rsidR="00446675">
        <w:rPr>
          <w:rFonts w:ascii="Consolas" w:hAnsi="Consolas"/>
          <w:lang w:val="es-ES_tradnl"/>
        </w:rPr>
        <w:t xml:space="preserve"> </w:t>
      </w:r>
      <w:r w:rsidR="00446675">
        <w:rPr>
          <w:rFonts w:asciiTheme="minorHAnsi" w:hAnsiTheme="minorHAnsi" w:cstheme="minorHAnsi"/>
          <w:lang w:val="es-ES_tradnl"/>
        </w:rPr>
        <w:t>es una estructura Python definida en la versión 3.12 del lenguaje, de ahí que no se utilice. Con esta estructura se pueden definir tipos genéricos</w:t>
      </w:r>
      <w:r w:rsidR="004D26BD">
        <w:rPr>
          <w:rFonts w:asciiTheme="minorHAnsi" w:hAnsiTheme="minorHAnsi" w:cstheme="minorHAnsi"/>
          <w:lang w:val="es-ES_tradnl"/>
        </w:rPr>
        <w:t>.</w:t>
      </w:r>
    </w:p>
    <w:p w14:paraId="6DF4F17D" w14:textId="77777777" w:rsidR="004D26BD" w:rsidRPr="00570CC0"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_tradnl"/>
        </w:rPr>
      </w:pPr>
      <w:r w:rsidRPr="00570CC0">
        <w:rPr>
          <w:rFonts w:ascii="Courier" w:hAnsi="Courier"/>
          <w:sz w:val="18"/>
          <w:szCs w:val="20"/>
          <w:lang w:val="es-ES_tradnl"/>
        </w:rPr>
        <w:t xml:space="preserve">Vector = </w:t>
      </w:r>
      <w:r w:rsidRPr="00570CC0">
        <w:rPr>
          <w:rStyle w:val="hljs-builtin"/>
          <w:rFonts w:ascii="Courier" w:hAnsi="Courier"/>
          <w:sz w:val="18"/>
          <w:lang w:val="es-ES_tradnl"/>
        </w:rPr>
        <w:t>list</w:t>
      </w:r>
      <w:r w:rsidRPr="00570CC0">
        <w:rPr>
          <w:rFonts w:ascii="Courier" w:hAnsi="Courier"/>
          <w:sz w:val="18"/>
          <w:szCs w:val="20"/>
          <w:lang w:val="es-ES_tradnl"/>
        </w:rPr>
        <w:t>[</w:t>
      </w:r>
      <w:r w:rsidRPr="00570CC0">
        <w:rPr>
          <w:rStyle w:val="hljs-builtin"/>
          <w:rFonts w:ascii="Courier" w:hAnsi="Courier"/>
          <w:sz w:val="18"/>
          <w:lang w:val="es-ES_tradnl"/>
        </w:rPr>
        <w:t>float</w:t>
      </w:r>
      <w:r w:rsidRPr="00570CC0">
        <w:rPr>
          <w:rFonts w:ascii="Courier" w:hAnsi="Courier"/>
          <w:sz w:val="18"/>
          <w:szCs w:val="20"/>
          <w:lang w:val="es-ES_tradnl"/>
        </w:rPr>
        <w:t xml:space="preserve">] </w:t>
      </w:r>
      <w:r w:rsidRPr="00570CC0">
        <w:rPr>
          <w:rStyle w:val="hljs-comment"/>
          <w:rFonts w:ascii="Courier" w:hAnsi="Courier"/>
          <w:sz w:val="18"/>
          <w:szCs w:val="20"/>
          <w:lang w:val="es-ES_tradnl"/>
        </w:rPr>
        <w:t># Using the type alias in function annotations</w:t>
      </w:r>
      <w:r w:rsidRPr="00570CC0">
        <w:rPr>
          <w:rFonts w:ascii="Courier" w:hAnsi="Courier"/>
          <w:sz w:val="18"/>
          <w:szCs w:val="20"/>
          <w:lang w:val="es-ES_tradnl"/>
        </w:rPr>
        <w:t xml:space="preserve"> </w:t>
      </w:r>
    </w:p>
    <w:p w14:paraId="68E1441D" w14:textId="77777777" w:rsidR="004D26BD" w:rsidRPr="00D863E9"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r w:rsidRPr="00D863E9">
        <w:rPr>
          <w:rStyle w:val="hljs-keyword"/>
          <w:rFonts w:ascii="Courier" w:hAnsi="Courier"/>
          <w:sz w:val="18"/>
          <w:lang w:val="es-ES"/>
        </w:rPr>
        <w:t>def</w:t>
      </w:r>
      <w:r w:rsidRPr="00D863E9">
        <w:rPr>
          <w:rFonts w:ascii="Courier" w:hAnsi="Courier"/>
          <w:sz w:val="18"/>
          <w:szCs w:val="20"/>
          <w:lang w:val="es-ES"/>
        </w:rPr>
        <w:t xml:space="preserve"> </w:t>
      </w:r>
      <w:r w:rsidRPr="00D863E9">
        <w:rPr>
          <w:rStyle w:val="hljs-title"/>
          <w:rFonts w:ascii="Courier" w:hAnsi="Courier"/>
          <w:sz w:val="18"/>
          <w:szCs w:val="20"/>
          <w:lang w:val="es-ES"/>
        </w:rPr>
        <w:t>scale_vector</w:t>
      </w:r>
      <w:r w:rsidRPr="00D863E9">
        <w:rPr>
          <w:rFonts w:ascii="Courier" w:hAnsi="Courier"/>
          <w:sz w:val="18"/>
          <w:szCs w:val="20"/>
          <w:lang w:val="es-ES"/>
        </w:rPr>
        <w:t>(</w:t>
      </w:r>
      <w:r w:rsidRPr="00D863E9">
        <w:rPr>
          <w:rStyle w:val="hljs-params"/>
          <w:rFonts w:ascii="Courier" w:hAnsi="Courier"/>
          <w:sz w:val="18"/>
          <w:szCs w:val="20"/>
          <w:lang w:val="es-ES"/>
        </w:rPr>
        <w:t xml:space="preserve">vector: Vector, scalar: </w:t>
      </w:r>
      <w:r w:rsidRPr="00D863E9">
        <w:rPr>
          <w:rStyle w:val="hljs-builtin"/>
          <w:rFonts w:ascii="Courier" w:hAnsi="Courier"/>
          <w:sz w:val="18"/>
          <w:lang w:val="es-ES"/>
        </w:rPr>
        <w:t>float</w:t>
      </w:r>
      <w:r w:rsidRPr="00D863E9">
        <w:rPr>
          <w:rFonts w:ascii="Courier" w:hAnsi="Courier"/>
          <w:sz w:val="18"/>
          <w:szCs w:val="20"/>
          <w:lang w:val="es-ES"/>
        </w:rPr>
        <w:t>) -&gt; Vector:</w:t>
      </w:r>
    </w:p>
    <w:p w14:paraId="69FD7BFE" w14:textId="77777777" w:rsidR="00475313" w:rsidRDefault="004D26BD" w:rsidP="006917CE">
      <w:pPr>
        <w:rPr>
          <w:rFonts w:asciiTheme="minorHAnsi" w:hAnsiTheme="minorHAnsi" w:cstheme="minorHAnsi"/>
          <w:lang w:val="es-ES_tradnl"/>
        </w:rPr>
      </w:pPr>
      <w:r>
        <w:rPr>
          <w:rFonts w:asciiTheme="minorHAnsi" w:hAnsiTheme="minorHAnsi" w:cstheme="minorHAnsi"/>
          <w:lang w:val="es-ES_tradnl"/>
        </w:rPr>
        <w:t xml:space="preserve">Un </w:t>
      </w:r>
      <w:r w:rsidRPr="006917CE">
        <w:rPr>
          <w:rFonts w:ascii="Consolas" w:hAnsi="Consolas"/>
          <w:lang w:val="es-ES_tradnl"/>
        </w:rPr>
        <w:t>ExceptHandler</w:t>
      </w:r>
      <w:r>
        <w:rPr>
          <w:rFonts w:ascii="Consolas" w:hAnsi="Consolas"/>
          <w:lang w:val="es-ES_tradnl"/>
        </w:rPr>
        <w:t xml:space="preserve"> </w:t>
      </w:r>
      <w:r w:rsidR="008C179C">
        <w:rPr>
          <w:rFonts w:asciiTheme="minorHAnsi" w:hAnsiTheme="minorHAnsi" w:cstheme="minorHAnsi"/>
          <w:lang w:val="es-ES_tradnl"/>
        </w:rPr>
        <w:t xml:space="preserve">es la cláusula </w:t>
      </w:r>
      <w:r w:rsidR="008C179C">
        <w:rPr>
          <w:rFonts w:asciiTheme="minorHAnsi" w:hAnsiTheme="minorHAnsi" w:cstheme="minorHAnsi"/>
          <w:i/>
          <w:iCs/>
          <w:lang w:val="es-ES_tradnl"/>
        </w:rPr>
        <w:t>except</w:t>
      </w:r>
      <w:r w:rsidR="008C179C">
        <w:rPr>
          <w:rFonts w:asciiTheme="minorHAnsi" w:hAnsiTheme="minorHAnsi" w:cstheme="minorHAnsi"/>
          <w:lang w:val="es-ES_tradnl"/>
        </w:rPr>
        <w:t xml:space="preserve"> de una sentencia de tipo </w:t>
      </w:r>
      <w:r w:rsidR="008C179C" w:rsidRPr="008C179C">
        <w:rPr>
          <w:rFonts w:ascii="Consolas" w:hAnsi="Consolas" w:cstheme="minorHAnsi"/>
          <w:b/>
          <w:bCs/>
          <w:lang w:val="es-ES_tradnl"/>
        </w:rPr>
        <w:t>Try</w:t>
      </w:r>
      <w:r w:rsidR="008C179C">
        <w:rPr>
          <w:rFonts w:ascii="Consolas" w:hAnsi="Consolas" w:cstheme="minorHAnsi"/>
          <w:lang w:val="es-ES_tradnl"/>
        </w:rPr>
        <w:t xml:space="preserve"> </w:t>
      </w:r>
      <w:r w:rsidR="008C179C">
        <w:rPr>
          <w:rFonts w:asciiTheme="minorHAnsi" w:hAnsiTheme="minorHAnsi" w:cstheme="minorHAnsi"/>
          <w:lang w:val="es-ES_tradnl"/>
        </w:rPr>
        <w:t xml:space="preserve">o </w:t>
      </w:r>
      <w:r w:rsidR="008C179C" w:rsidRPr="008C179C">
        <w:rPr>
          <w:rFonts w:asciiTheme="minorHAnsi" w:hAnsiTheme="minorHAnsi" w:cstheme="minorHAnsi"/>
          <w:b/>
          <w:bCs/>
          <w:lang w:val="es-ES_tradnl"/>
        </w:rPr>
        <w:t>TryStar</w:t>
      </w:r>
      <w:r w:rsidR="008C179C">
        <w:rPr>
          <w:rFonts w:asciiTheme="minorHAnsi" w:hAnsiTheme="minorHAnsi" w:cstheme="minorHAnsi"/>
          <w:lang w:val="es-ES_tradnl"/>
        </w:rPr>
        <w:t>.</w:t>
      </w:r>
      <w:r w:rsidR="00475313">
        <w:rPr>
          <w:rFonts w:asciiTheme="minorHAnsi" w:hAnsiTheme="minorHAnsi" w:cstheme="minorHAnsi"/>
          <w:lang w:val="es-ES_tradnl"/>
        </w:rPr>
        <w:t xml:space="preserve"> </w:t>
      </w:r>
    </w:p>
    <w:p w14:paraId="1FD0A792" w14:textId="308E9BD8" w:rsidR="00BF2AFE" w:rsidRDefault="005B1DC9" w:rsidP="006917CE">
      <w:pPr>
        <w:rPr>
          <w:lang w:val="es-ES_tradnl"/>
        </w:rPr>
      </w:pPr>
      <w:r w:rsidRPr="006917CE">
        <w:rPr>
          <w:lang w:val="es-ES_tradnl"/>
        </w:rPr>
        <w:t xml:space="preserve">En el caso concreto de los principiantes, además de no utilizar las dos anteriores, tampoco hacen uso de </w:t>
      </w:r>
      <w:r w:rsidRPr="006917CE">
        <w:rPr>
          <w:rFonts w:ascii="Consolas" w:hAnsi="Consolas"/>
          <w:lang w:val="es-ES_tradnl"/>
        </w:rPr>
        <w:t>AsyncWith</w:t>
      </w:r>
      <w:r w:rsidRPr="006917CE">
        <w:rPr>
          <w:lang w:val="es-ES_tradnl"/>
        </w:rPr>
        <w:t xml:space="preserve"> y </w:t>
      </w:r>
      <w:r w:rsidRPr="006917CE">
        <w:rPr>
          <w:rFonts w:ascii="Consolas" w:hAnsi="Consolas"/>
          <w:lang w:val="es-ES_tradnl"/>
        </w:rPr>
        <w:t>AsyncFor</w:t>
      </w:r>
      <w:r w:rsidRPr="006917CE">
        <w:rPr>
          <w:lang w:val="es-ES_tradnl"/>
        </w:rPr>
        <w:t>.</w:t>
      </w:r>
    </w:p>
    <w:p w14:paraId="3B79CD2F" w14:textId="1CC98A40" w:rsidR="00282559" w:rsidRPr="00475313" w:rsidRDefault="00282559" w:rsidP="006917CE">
      <w:pPr>
        <w:rPr>
          <w:rFonts w:asciiTheme="minorHAnsi" w:hAnsiTheme="minorHAnsi" w:cstheme="minorHAnsi"/>
          <w:lang w:val="es-ES_tradnl"/>
        </w:rPr>
      </w:pPr>
      <w:r>
        <w:rPr>
          <w:lang w:val="es-ES_tradnl"/>
        </w:rPr>
        <w:lastRenderedPageBreak/>
        <w:t xml:space="preserve">En la siguiente figura se muestran los datos </w:t>
      </w:r>
      <w:r w:rsidR="00C35FD8">
        <w:rPr>
          <w:lang w:val="es-ES_tradnl"/>
        </w:rPr>
        <w:t>utilizados para el análisis anterior:</w:t>
      </w:r>
    </w:p>
    <w:p w14:paraId="541A93FE" w14:textId="77777777" w:rsidR="00DE54DB" w:rsidRDefault="0091218B" w:rsidP="00DE54DB">
      <w:pPr>
        <w:keepNext/>
      </w:pPr>
      <w:r w:rsidRPr="0091218B">
        <w:rPr>
          <w:noProof/>
          <w:lang w:val="es-ES_tradnl"/>
        </w:rPr>
        <w:drawing>
          <wp:inline distT="0" distB="0" distL="0" distR="0" wp14:anchorId="3F985194" wp14:editId="05BA6C29">
            <wp:extent cx="5731510" cy="2704465"/>
            <wp:effectExtent l="0" t="0" r="2540" b="635"/>
            <wp:docPr id="1030468339"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8339" name="Imagen 1" descr="Escala de tiempo&#10;&#10;Descripción generada automáticamente"/>
                    <pic:cNvPicPr/>
                  </pic:nvPicPr>
                  <pic:blipFill>
                    <a:blip r:embed="rId25"/>
                    <a:stretch>
                      <a:fillRect/>
                    </a:stretch>
                  </pic:blipFill>
                  <pic:spPr>
                    <a:xfrm>
                      <a:off x="0" y="0"/>
                      <a:ext cx="5731510" cy="2704465"/>
                    </a:xfrm>
                    <a:prstGeom prst="rect">
                      <a:avLst/>
                    </a:prstGeom>
                  </pic:spPr>
                </pic:pic>
              </a:graphicData>
            </a:graphic>
          </wp:inline>
        </w:drawing>
      </w:r>
    </w:p>
    <w:p w14:paraId="5E4B22E9" w14:textId="2B0CEEC3" w:rsidR="0091218B" w:rsidRDefault="00DE54DB" w:rsidP="00DE54DB">
      <w:pPr>
        <w:pStyle w:val="Descripcin"/>
        <w:rPr>
          <w:lang w:val="es-ES_tradnl"/>
        </w:rPr>
      </w:pPr>
      <w:bookmarkStart w:id="172" w:name="_Toc171333433"/>
      <w:r w:rsidRPr="00DE54DB">
        <w:rPr>
          <w:lang w:val="es-ES"/>
        </w:rPr>
        <w:t xml:space="preserve">Figura </w:t>
      </w:r>
      <w:r>
        <w:fldChar w:fldCharType="begin"/>
      </w:r>
      <w:r w:rsidRPr="00DE54DB">
        <w:rPr>
          <w:lang w:val="es-ES"/>
        </w:rPr>
        <w:instrText xml:space="preserve"> SEQ Figura \* ARABIC </w:instrText>
      </w:r>
      <w:r>
        <w:fldChar w:fldCharType="separate"/>
      </w:r>
      <w:r w:rsidR="00802628">
        <w:rPr>
          <w:noProof/>
          <w:lang w:val="es-ES"/>
        </w:rPr>
        <w:t>11</w:t>
      </w:r>
      <w:r>
        <w:fldChar w:fldCharType="end"/>
      </w:r>
      <w:r w:rsidRPr="00DE54DB">
        <w:rPr>
          <w:lang w:val="es-ES"/>
        </w:rPr>
        <w:t>: Distribución de valores de la variable category en Statements</w:t>
      </w:r>
      <w:bookmarkEnd w:id="172"/>
    </w:p>
    <w:p w14:paraId="69E1CABC" w14:textId="2B2F6A1B" w:rsidR="006917CE" w:rsidRPr="006917CE" w:rsidRDefault="006917CE" w:rsidP="006917CE">
      <w:pPr>
        <w:pStyle w:val="Ttulo3"/>
        <w:rPr>
          <w:lang w:val="es-ES_tradnl"/>
        </w:rPr>
      </w:pPr>
      <w:bookmarkStart w:id="173" w:name="_Toc171273024"/>
      <w:r>
        <w:rPr>
          <w:lang w:val="es-ES_tradnl"/>
        </w:rPr>
        <w:t>Rol de sentencia (statement role)</w:t>
      </w:r>
      <w:bookmarkEnd w:id="173"/>
    </w:p>
    <w:p w14:paraId="4BC4D41F" w14:textId="1E7FB661" w:rsidR="007D2266" w:rsidRDefault="00946A70" w:rsidP="006917CE">
      <w:pPr>
        <w:rPr>
          <w:lang w:val="es-ES_tradnl"/>
        </w:rPr>
      </w:pPr>
      <w:r w:rsidRPr="006917CE">
        <w:rPr>
          <w:lang w:val="es-ES_tradnl"/>
        </w:rPr>
        <w:t xml:space="preserve">Ninguna sentencia cumple el rol de </w:t>
      </w:r>
      <w:r w:rsidRPr="006917CE">
        <w:rPr>
          <w:rFonts w:ascii="Consolas" w:hAnsi="Consolas"/>
          <w:lang w:val="es-ES_tradnl"/>
        </w:rPr>
        <w:t>TryHandler</w:t>
      </w:r>
      <w:r w:rsidRPr="006917CE">
        <w:rPr>
          <w:lang w:val="es-ES_tradnl"/>
        </w:rPr>
        <w:t xml:space="preserve">, </w:t>
      </w:r>
      <w:r w:rsidRPr="006917CE">
        <w:rPr>
          <w:rFonts w:ascii="Consolas" w:hAnsi="Consolas"/>
          <w:lang w:val="es-ES_tradnl"/>
        </w:rPr>
        <w:t>AsyncForElseBody</w:t>
      </w:r>
      <w:r w:rsidRPr="006917CE">
        <w:rPr>
          <w:lang w:val="es-ES_tradnl"/>
        </w:rPr>
        <w:t xml:space="preserve"> o </w:t>
      </w:r>
      <w:r w:rsidRPr="006917CE">
        <w:rPr>
          <w:rFonts w:ascii="Consolas" w:hAnsi="Consolas"/>
          <w:lang w:val="es-ES_tradnl"/>
        </w:rPr>
        <w:t>TryHandlerStar</w:t>
      </w:r>
      <w:r w:rsidRPr="006917CE">
        <w:rPr>
          <w:lang w:val="es-ES_tradnl"/>
        </w:rPr>
        <w:t xml:space="preserve">, y el rol </w:t>
      </w:r>
      <w:r w:rsidRPr="006917CE">
        <w:rPr>
          <w:rFonts w:ascii="Consolas" w:hAnsi="Consolas"/>
          <w:lang w:val="es-ES_tradnl"/>
        </w:rPr>
        <w:t>WhileElseBody</w:t>
      </w:r>
      <w:r w:rsidRPr="006917CE">
        <w:rPr>
          <w:lang w:val="es-ES_tradnl"/>
        </w:rPr>
        <w:t xml:space="preserve"> fue identificado como anómalo. Considerando solo los datos de expertos, el rol </w:t>
      </w:r>
      <w:r w:rsidRPr="006917CE">
        <w:rPr>
          <w:rFonts w:ascii="Consolas" w:hAnsi="Consolas"/>
          <w:lang w:val="es-ES_tradnl"/>
        </w:rPr>
        <w:t>ForElseBody</w:t>
      </w:r>
      <w:r w:rsidRPr="006917CE">
        <w:rPr>
          <w:lang w:val="es-ES_tradnl"/>
        </w:rPr>
        <w:t xml:space="preserve"> también </w:t>
      </w:r>
      <w:r w:rsidR="00AE1C16">
        <w:rPr>
          <w:lang w:val="es-ES_tradnl"/>
        </w:rPr>
        <w:t xml:space="preserve">hemos detectado como </w:t>
      </w:r>
      <w:r w:rsidRPr="006917CE">
        <w:rPr>
          <w:lang w:val="es-ES_tradnl"/>
        </w:rPr>
        <w:t xml:space="preserve">anómalo. Los principiantes tampoco tienen sentencias que cumplan los roles de </w:t>
      </w:r>
      <w:r w:rsidRPr="006917CE">
        <w:rPr>
          <w:rFonts w:ascii="Consolas" w:hAnsi="Consolas"/>
          <w:lang w:val="es-ES_tradnl"/>
        </w:rPr>
        <w:t>AsyncForBody</w:t>
      </w:r>
      <w:r w:rsidRPr="006917CE">
        <w:rPr>
          <w:lang w:val="es-ES_tradnl"/>
        </w:rPr>
        <w:t xml:space="preserve">, </w:t>
      </w:r>
      <w:r w:rsidRPr="006917CE">
        <w:rPr>
          <w:rFonts w:ascii="Consolas" w:hAnsi="Consolas"/>
          <w:lang w:val="es-ES_tradnl"/>
        </w:rPr>
        <w:t>CaseBody</w:t>
      </w:r>
      <w:r w:rsidRPr="006917CE">
        <w:rPr>
          <w:lang w:val="es-ES_tradnl"/>
        </w:rPr>
        <w:t xml:space="preserve"> o </w:t>
      </w:r>
      <w:r w:rsidRPr="006917CE">
        <w:rPr>
          <w:rFonts w:ascii="Consolas" w:hAnsi="Consolas"/>
          <w:lang w:val="es-ES_tradnl"/>
        </w:rPr>
        <w:t>AsyncWithBody</w:t>
      </w:r>
      <w:r w:rsidRPr="006917CE">
        <w:rPr>
          <w:lang w:val="es-ES_tradnl"/>
        </w:rPr>
        <w:t xml:space="preserve">, y el rol </w:t>
      </w:r>
      <w:r w:rsidRPr="006917CE">
        <w:rPr>
          <w:rFonts w:ascii="Consolas" w:hAnsi="Consolas"/>
          <w:lang w:val="es-ES_tradnl"/>
        </w:rPr>
        <w:t>AsyncMethodDefBody</w:t>
      </w:r>
      <w:r w:rsidRPr="006917CE">
        <w:rPr>
          <w:lang w:val="es-ES_tradnl"/>
        </w:rPr>
        <w:t xml:space="preserve"> es el único identificado como anómalo.</w:t>
      </w:r>
      <w:r w:rsidR="00C35FD8">
        <w:rPr>
          <w:lang w:val="es-ES_tradnl"/>
        </w:rPr>
        <w:t xml:space="preserve"> La siguiente figura muestra los datos referidos:</w:t>
      </w:r>
    </w:p>
    <w:p w14:paraId="2FC8F778" w14:textId="77777777" w:rsidR="00DE54DB" w:rsidRDefault="0091218B" w:rsidP="00DE54DB">
      <w:pPr>
        <w:keepNext/>
      </w:pPr>
      <w:r w:rsidRPr="0091218B">
        <w:rPr>
          <w:noProof/>
          <w:lang w:val="es-ES_tradnl"/>
        </w:rPr>
        <w:drawing>
          <wp:inline distT="0" distB="0" distL="0" distR="0" wp14:anchorId="0A2FF3C7" wp14:editId="416C5B5E">
            <wp:extent cx="5731510" cy="2704465"/>
            <wp:effectExtent l="0" t="0" r="2540" b="635"/>
            <wp:docPr id="81631579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15795" name="Imagen 1" descr="Interfaz de usuario gráfica&#10;&#10;Descripción generada automáticamente"/>
                    <pic:cNvPicPr/>
                  </pic:nvPicPr>
                  <pic:blipFill>
                    <a:blip r:embed="rId26"/>
                    <a:stretch>
                      <a:fillRect/>
                    </a:stretch>
                  </pic:blipFill>
                  <pic:spPr>
                    <a:xfrm>
                      <a:off x="0" y="0"/>
                      <a:ext cx="5731510" cy="2704465"/>
                    </a:xfrm>
                    <a:prstGeom prst="rect">
                      <a:avLst/>
                    </a:prstGeom>
                  </pic:spPr>
                </pic:pic>
              </a:graphicData>
            </a:graphic>
          </wp:inline>
        </w:drawing>
      </w:r>
    </w:p>
    <w:p w14:paraId="1B427435" w14:textId="32795BDE" w:rsidR="0091218B" w:rsidRDefault="00DE54DB" w:rsidP="00DE54DB">
      <w:pPr>
        <w:pStyle w:val="Descripcin"/>
        <w:rPr>
          <w:lang w:val="es-ES"/>
        </w:rPr>
      </w:pPr>
      <w:bookmarkStart w:id="174" w:name="_Toc171333434"/>
      <w:r w:rsidRPr="00DE54DB">
        <w:rPr>
          <w:lang w:val="es-ES"/>
        </w:rPr>
        <w:t xml:space="preserve">Figura </w:t>
      </w:r>
      <w:r>
        <w:fldChar w:fldCharType="begin"/>
      </w:r>
      <w:r w:rsidRPr="00DE54DB">
        <w:rPr>
          <w:lang w:val="es-ES"/>
        </w:rPr>
        <w:instrText xml:space="preserve"> SEQ Figura \* ARABIC </w:instrText>
      </w:r>
      <w:r>
        <w:fldChar w:fldCharType="separate"/>
      </w:r>
      <w:r w:rsidR="00802628">
        <w:rPr>
          <w:noProof/>
          <w:lang w:val="es-ES"/>
        </w:rPr>
        <w:t>12</w:t>
      </w:r>
      <w:r>
        <w:fldChar w:fldCharType="end"/>
      </w:r>
      <w:r w:rsidRPr="00DE54DB">
        <w:rPr>
          <w:lang w:val="es-ES"/>
        </w:rPr>
        <w:t>: Distribución de valores de la variable statement role en Statements</w:t>
      </w:r>
      <w:bookmarkEnd w:id="174"/>
    </w:p>
    <w:p w14:paraId="1D5C064E" w14:textId="25B7CB3B" w:rsidR="0016019F" w:rsidRDefault="0016019F" w:rsidP="0016019F">
      <w:pPr>
        <w:pStyle w:val="Ttulo3"/>
        <w:rPr>
          <w:lang w:val="es-ES"/>
        </w:rPr>
      </w:pPr>
      <w:bookmarkStart w:id="175" w:name="_Toc171273025"/>
      <w:r>
        <w:rPr>
          <w:lang w:val="es-ES"/>
        </w:rPr>
        <w:t>Categoría sintáctica del padre (parent)</w:t>
      </w:r>
      <w:bookmarkEnd w:id="175"/>
    </w:p>
    <w:p w14:paraId="0FDC2E9A" w14:textId="6425FC83" w:rsidR="0016019F" w:rsidRPr="00C35FD8" w:rsidRDefault="00C435CD" w:rsidP="0016019F">
      <w:pPr>
        <w:rPr>
          <w:rFonts w:asciiTheme="minorHAnsi" w:hAnsiTheme="minorHAnsi" w:cstheme="minorHAnsi"/>
        </w:rPr>
      </w:pPr>
      <w:r>
        <w:rPr>
          <w:lang w:val="es-ES"/>
        </w:rPr>
        <w:t>La categoría más usada como padre</w:t>
      </w:r>
      <w:r w:rsidR="00FC398B">
        <w:rPr>
          <w:lang w:val="es-ES"/>
        </w:rPr>
        <w:t xml:space="preserve"> difiere según la experiencia del programador. Lo principiantes utilizan </w:t>
      </w:r>
      <w:r w:rsidR="00FC398B" w:rsidRPr="00FC398B">
        <w:rPr>
          <w:rFonts w:ascii="Consolas" w:hAnsi="Consolas"/>
          <w:b/>
          <w:bCs/>
          <w:lang w:val="es-ES"/>
        </w:rPr>
        <w:t>If</w:t>
      </w:r>
      <w:r w:rsidR="00FC398B">
        <w:rPr>
          <w:rFonts w:ascii="Consolas" w:hAnsi="Consolas"/>
          <w:lang w:val="es-ES"/>
        </w:rPr>
        <w:t xml:space="preserve"> </w:t>
      </w:r>
      <w:r w:rsidR="00FC398B">
        <w:rPr>
          <w:rFonts w:asciiTheme="minorHAnsi" w:hAnsiTheme="minorHAnsi" w:cstheme="minorHAnsi"/>
          <w:lang w:val="es-ES"/>
        </w:rPr>
        <w:t xml:space="preserve">mientras que los expertos utilizan </w:t>
      </w:r>
      <w:r w:rsidR="00FC398B">
        <w:rPr>
          <w:rFonts w:ascii="Consolas" w:hAnsi="Consolas" w:cstheme="minorHAnsi"/>
          <w:b/>
          <w:bCs/>
          <w:lang w:val="es-ES"/>
        </w:rPr>
        <w:t>MethodDef</w:t>
      </w:r>
      <w:r w:rsidR="00FC398B">
        <w:rPr>
          <w:rFonts w:asciiTheme="minorHAnsi" w:hAnsiTheme="minorHAnsi" w:cstheme="minorHAnsi"/>
          <w:lang w:val="es-ES"/>
        </w:rPr>
        <w:t xml:space="preserve">. En ningún caso </w:t>
      </w:r>
      <w:r w:rsidR="00F46590">
        <w:rPr>
          <w:rFonts w:asciiTheme="minorHAnsi" w:hAnsiTheme="minorHAnsi" w:cstheme="minorHAnsi"/>
          <w:lang w:val="es-ES"/>
        </w:rPr>
        <w:t>hemos</w:t>
      </w:r>
      <w:r w:rsidR="00FC398B">
        <w:rPr>
          <w:rFonts w:asciiTheme="minorHAnsi" w:hAnsiTheme="minorHAnsi" w:cstheme="minorHAnsi"/>
          <w:lang w:val="es-ES"/>
        </w:rPr>
        <w:t xml:space="preserve"> detectado valores anómalos. </w:t>
      </w:r>
      <w:r w:rsidR="00AB1A50" w:rsidRPr="00C35FD8">
        <w:rPr>
          <w:rFonts w:asciiTheme="minorHAnsi" w:hAnsiTheme="minorHAnsi" w:cstheme="minorHAnsi"/>
        </w:rPr>
        <w:t xml:space="preserve">En general, nunca se usan las categorías </w:t>
      </w:r>
      <w:r w:rsidR="00987BCF" w:rsidRPr="00C35FD8">
        <w:rPr>
          <w:rFonts w:ascii="Consolas" w:hAnsi="Consolas" w:cstheme="minorHAnsi"/>
          <w:b/>
          <w:bCs/>
        </w:rPr>
        <w:t xml:space="preserve">AsyncWith, Nonlocal, Continue, Return, Match, ImportFrom, AnnotatedAssignment, Global, Import, Raise, Assert, </w:t>
      </w:r>
      <w:r w:rsidR="00987BCF" w:rsidRPr="00C35FD8">
        <w:rPr>
          <w:rFonts w:ascii="Consolas" w:hAnsi="Consolas" w:cstheme="minorHAnsi"/>
          <w:b/>
          <w:bCs/>
        </w:rPr>
        <w:lastRenderedPageBreak/>
        <w:t>Break, TypeAlias, AugmentedAssignment, Pass, Assig</w:t>
      </w:r>
      <w:r w:rsidR="00615F4A" w:rsidRPr="00C35FD8">
        <w:rPr>
          <w:rFonts w:ascii="Consolas" w:hAnsi="Consolas" w:cstheme="minorHAnsi"/>
          <w:b/>
          <w:bCs/>
        </w:rPr>
        <w:t>n</w:t>
      </w:r>
      <w:r w:rsidR="00987BCF" w:rsidRPr="00C35FD8">
        <w:rPr>
          <w:rFonts w:ascii="Consolas" w:hAnsi="Consolas" w:cstheme="minorHAnsi"/>
          <w:b/>
          <w:bCs/>
        </w:rPr>
        <w:t>mentStmt</w:t>
      </w:r>
      <w:r w:rsidR="00615F4A" w:rsidRPr="00C35FD8">
        <w:rPr>
          <w:rFonts w:ascii="Consolas" w:hAnsi="Consolas" w:cstheme="minorHAnsi"/>
          <w:b/>
          <w:bCs/>
        </w:rPr>
        <w:t xml:space="preserve">, AsyncFor </w:t>
      </w:r>
      <w:r w:rsidR="00615F4A" w:rsidRPr="00C35FD8">
        <w:rPr>
          <w:rFonts w:asciiTheme="minorHAnsi" w:hAnsiTheme="minorHAnsi" w:cstheme="minorHAnsi"/>
        </w:rPr>
        <w:t xml:space="preserve">o </w:t>
      </w:r>
      <w:r w:rsidR="00615F4A" w:rsidRPr="00C35FD8">
        <w:rPr>
          <w:rFonts w:ascii="Consolas" w:hAnsi="Consolas" w:cstheme="minorHAnsi"/>
          <w:b/>
          <w:bCs/>
        </w:rPr>
        <w:t>Delete.</w:t>
      </w:r>
      <w:r w:rsidR="00C35FD8" w:rsidRPr="00C35FD8">
        <w:rPr>
          <w:rFonts w:asciiTheme="minorHAnsi" w:hAnsiTheme="minorHAnsi" w:cstheme="minorHAnsi"/>
        </w:rPr>
        <w:t xml:space="preserve"> </w:t>
      </w:r>
      <w:r w:rsidR="00C35FD8">
        <w:rPr>
          <w:rFonts w:asciiTheme="minorHAnsi" w:hAnsiTheme="minorHAnsi" w:cstheme="minorHAnsi"/>
        </w:rPr>
        <w:t>Estos datos se pueden observar en la siguiente figura:</w:t>
      </w:r>
    </w:p>
    <w:p w14:paraId="0AECB036" w14:textId="77777777" w:rsidR="00E22D9B" w:rsidRDefault="00E22D9B" w:rsidP="00E22D9B">
      <w:pPr>
        <w:keepNext/>
      </w:pPr>
      <w:r w:rsidRPr="00E22D9B">
        <w:rPr>
          <w:rFonts w:ascii="Consolas" w:hAnsi="Consolas" w:cstheme="minorHAnsi"/>
          <w:noProof/>
        </w:rPr>
        <w:drawing>
          <wp:inline distT="0" distB="0" distL="0" distR="0" wp14:anchorId="563BB05F" wp14:editId="16AC4DD4">
            <wp:extent cx="5731510" cy="2691765"/>
            <wp:effectExtent l="0" t="0" r="2540" b="0"/>
            <wp:docPr id="20493720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72044" name="Imagen 1" descr="Interfaz de usuario gráfica&#10;&#10;Descripción generada automáticamente"/>
                    <pic:cNvPicPr/>
                  </pic:nvPicPr>
                  <pic:blipFill>
                    <a:blip r:embed="rId27"/>
                    <a:stretch>
                      <a:fillRect/>
                    </a:stretch>
                  </pic:blipFill>
                  <pic:spPr>
                    <a:xfrm>
                      <a:off x="0" y="0"/>
                      <a:ext cx="5731510" cy="2691765"/>
                    </a:xfrm>
                    <a:prstGeom prst="rect">
                      <a:avLst/>
                    </a:prstGeom>
                  </pic:spPr>
                </pic:pic>
              </a:graphicData>
            </a:graphic>
          </wp:inline>
        </w:drawing>
      </w:r>
    </w:p>
    <w:p w14:paraId="2E3052E4" w14:textId="27CB3A10" w:rsidR="00615F4A" w:rsidRPr="00E22D9B" w:rsidRDefault="00E22D9B" w:rsidP="00E22D9B">
      <w:pPr>
        <w:pStyle w:val="Descripcin"/>
        <w:rPr>
          <w:rFonts w:ascii="Consolas" w:hAnsi="Consolas" w:cstheme="minorHAnsi"/>
          <w:lang w:val="es-ES"/>
        </w:rPr>
      </w:pPr>
      <w:bookmarkStart w:id="176" w:name="_Toc171333435"/>
      <w:r w:rsidRPr="00E22D9B">
        <w:rPr>
          <w:lang w:val="es-ES"/>
        </w:rPr>
        <w:t xml:space="preserve">Figura </w:t>
      </w:r>
      <w:r>
        <w:fldChar w:fldCharType="begin"/>
      </w:r>
      <w:r w:rsidRPr="00E22D9B">
        <w:rPr>
          <w:lang w:val="es-ES"/>
        </w:rPr>
        <w:instrText xml:space="preserve"> SEQ Figura \* ARABIC </w:instrText>
      </w:r>
      <w:r>
        <w:fldChar w:fldCharType="separate"/>
      </w:r>
      <w:r w:rsidR="00802628">
        <w:rPr>
          <w:noProof/>
          <w:lang w:val="es-ES"/>
        </w:rPr>
        <w:t>13</w:t>
      </w:r>
      <w:r>
        <w:fldChar w:fldCharType="end"/>
      </w:r>
      <w:r w:rsidRPr="00E22D9B">
        <w:rPr>
          <w:lang w:val="es-ES"/>
        </w:rPr>
        <w:t>: Distribución de valores de la variable parent en Statements</w:t>
      </w:r>
      <w:bookmarkEnd w:id="176"/>
    </w:p>
    <w:p w14:paraId="4F838AC0" w14:textId="5BA6CA8F" w:rsidR="002958F1" w:rsidRPr="006917CE" w:rsidRDefault="008C044F" w:rsidP="008C044F">
      <w:pPr>
        <w:pStyle w:val="Ttulo3"/>
        <w:rPr>
          <w:lang w:val="es-ES_tradnl"/>
        </w:rPr>
      </w:pPr>
      <w:bookmarkStart w:id="177" w:name="_Toc171273026"/>
      <w:r>
        <w:rPr>
          <w:lang w:val="es-ES_tradnl"/>
        </w:rPr>
        <w:t>Categoría sintáctica del primer hijo (first child category)</w:t>
      </w:r>
      <w:bookmarkEnd w:id="177"/>
    </w:p>
    <w:p w14:paraId="590A94DC" w14:textId="78949B67" w:rsidR="007D2266" w:rsidRDefault="00946A70" w:rsidP="002958F1">
      <w:pPr>
        <w:rPr>
          <w:rFonts w:asciiTheme="minorHAnsi" w:hAnsiTheme="minorHAnsi" w:cstheme="minorHAnsi"/>
          <w:lang w:val="es-ES"/>
        </w:rPr>
      </w:pPr>
      <w:r w:rsidRPr="002958F1">
        <w:rPr>
          <w:lang w:val="es-ES_tradnl"/>
        </w:rPr>
        <w:t xml:space="preserve">La categoría </w:t>
      </w:r>
      <w:r w:rsidR="00404812" w:rsidRPr="002958F1">
        <w:rPr>
          <w:lang w:val="es-ES_tradnl"/>
        </w:rPr>
        <w:t>más</w:t>
      </w:r>
      <w:r w:rsidRPr="002958F1">
        <w:rPr>
          <w:lang w:val="es-ES_tradnl"/>
        </w:rPr>
        <w:t xml:space="preserve"> usada como primer hijo de </w:t>
      </w:r>
      <w:r w:rsidR="00D2280A" w:rsidRPr="002958F1">
        <w:rPr>
          <w:lang w:val="es-ES_tradnl"/>
        </w:rPr>
        <w:t>sentencia</w:t>
      </w:r>
      <w:r w:rsidRPr="002958F1">
        <w:rPr>
          <w:lang w:val="es-ES_tradnl"/>
        </w:rPr>
        <w:t xml:space="preserve"> es </w:t>
      </w:r>
      <w:r w:rsidRPr="002958F1">
        <w:rPr>
          <w:rFonts w:ascii="Consolas" w:hAnsi="Consolas"/>
          <w:lang w:val="es-ES_tradnl"/>
        </w:rPr>
        <w:t>Variable</w:t>
      </w:r>
      <w:r w:rsidRPr="002958F1">
        <w:rPr>
          <w:lang w:val="es-ES_tradnl"/>
        </w:rPr>
        <w:t xml:space="preserve"> y los </w:t>
      </w:r>
      <w:r w:rsidRPr="002958F1">
        <w:rPr>
          <w:lang w:val="es-ES"/>
        </w:rPr>
        <w:t xml:space="preserve">valores </w:t>
      </w:r>
      <w:r w:rsidRPr="002958F1">
        <w:rPr>
          <w:rFonts w:ascii="Consolas" w:hAnsi="Consolas"/>
          <w:lang w:val="es-ES"/>
        </w:rPr>
        <w:t>Shift</w:t>
      </w:r>
      <w:r w:rsidRPr="002958F1">
        <w:rPr>
          <w:rFonts w:asciiTheme="minorHAnsi" w:hAnsiTheme="minorHAnsi" w:cstheme="minorHAnsi"/>
          <w:lang w:val="es-ES"/>
        </w:rPr>
        <w:t xml:space="preserve">, </w:t>
      </w:r>
      <w:r w:rsidRPr="002958F1">
        <w:rPr>
          <w:rFonts w:ascii="Consolas" w:hAnsi="Consolas"/>
          <w:lang w:val="es-ES"/>
        </w:rPr>
        <w:t>SetLiteral</w:t>
      </w:r>
      <w:r w:rsidRPr="002958F1">
        <w:rPr>
          <w:rFonts w:asciiTheme="minorHAnsi" w:hAnsiTheme="minorHAnsi" w:cstheme="minorHAnsi"/>
          <w:lang w:val="es-ES"/>
        </w:rPr>
        <w:t xml:space="preserve">, </w:t>
      </w:r>
      <w:r w:rsidRPr="002958F1">
        <w:rPr>
          <w:rFonts w:ascii="Consolas" w:hAnsi="Consolas"/>
          <w:lang w:val="es-ES"/>
        </w:rPr>
        <w:t>SetComprehension</w:t>
      </w:r>
      <w:r w:rsidRPr="002958F1">
        <w:rPr>
          <w:rFonts w:asciiTheme="minorHAnsi" w:hAnsiTheme="minorHAnsi" w:cstheme="minorHAnsi"/>
          <w:lang w:val="es-ES"/>
        </w:rPr>
        <w:t xml:space="preserve">, </w:t>
      </w:r>
      <w:r w:rsidRPr="002958F1">
        <w:rPr>
          <w:rFonts w:ascii="Consolas" w:hAnsi="Consolas"/>
          <w:lang w:val="es-ES"/>
        </w:rPr>
        <w:t>Pow</w:t>
      </w:r>
      <w:r w:rsidRPr="002958F1">
        <w:rPr>
          <w:rFonts w:asciiTheme="minorHAnsi" w:hAnsiTheme="minorHAnsi" w:cstheme="minorHAnsi"/>
          <w:lang w:val="es-ES"/>
        </w:rPr>
        <w:t xml:space="preserve">, </w:t>
      </w:r>
      <w:r w:rsidRPr="002958F1">
        <w:rPr>
          <w:rFonts w:ascii="Consolas" w:hAnsi="Consolas"/>
          <w:lang w:val="es-ES"/>
        </w:rPr>
        <w:t>UnaryBWNot</w:t>
      </w:r>
      <w:r w:rsidRPr="002958F1">
        <w:rPr>
          <w:rFonts w:asciiTheme="minorHAnsi" w:hAnsiTheme="minorHAnsi" w:cstheme="minorHAnsi"/>
          <w:lang w:val="es-ES"/>
        </w:rPr>
        <w:t xml:space="preserve">, </w:t>
      </w:r>
      <w:r w:rsidRPr="002958F1">
        <w:rPr>
          <w:rFonts w:ascii="Consolas" w:hAnsi="Consolas"/>
          <w:lang w:val="es-ES"/>
        </w:rPr>
        <w:t>MatMult</w:t>
      </w:r>
      <w:r w:rsidRPr="002958F1">
        <w:rPr>
          <w:rFonts w:asciiTheme="minorHAnsi" w:hAnsiTheme="minorHAnsi" w:cstheme="minorHAnsi"/>
          <w:lang w:val="es-ES"/>
        </w:rPr>
        <w:t xml:space="preserve"> y </w:t>
      </w:r>
      <w:r w:rsidRPr="002958F1">
        <w:rPr>
          <w:rFonts w:ascii="Consolas" w:hAnsi="Consolas"/>
          <w:lang w:val="es-ES"/>
        </w:rPr>
        <w:t>AssignmentExp</w:t>
      </w:r>
      <w:r w:rsidRPr="002958F1">
        <w:rPr>
          <w:rFonts w:asciiTheme="minorHAnsi" w:hAnsiTheme="minorHAnsi" w:cstheme="minorHAnsi"/>
          <w:lang w:val="es-ES"/>
        </w:rPr>
        <w:t xml:space="preserve"> fueron identificados como anómalos. Por otra parte, las categorías </w:t>
      </w:r>
      <w:r w:rsidRPr="002958F1">
        <w:rPr>
          <w:rFonts w:ascii="Consolas" w:hAnsi="Consolas"/>
          <w:lang w:val="es-ES"/>
        </w:rPr>
        <w:t>FormattedValue</w:t>
      </w:r>
      <w:r w:rsidRPr="002958F1">
        <w:rPr>
          <w:rFonts w:asciiTheme="minorHAnsi" w:hAnsiTheme="minorHAnsi" w:cstheme="minorHAnsi"/>
          <w:lang w:val="es-ES"/>
        </w:rPr>
        <w:t xml:space="preserve">, </w:t>
      </w:r>
      <w:r w:rsidRPr="002958F1">
        <w:rPr>
          <w:rFonts w:ascii="Consolas" w:hAnsi="Consolas"/>
          <w:lang w:val="es-ES"/>
        </w:rPr>
        <w:t>Star</w:t>
      </w:r>
      <w:r w:rsidRPr="002958F1">
        <w:rPr>
          <w:rFonts w:asciiTheme="minorHAnsi" w:hAnsiTheme="minorHAnsi" w:cstheme="minorHAnsi"/>
          <w:lang w:val="es-ES"/>
        </w:rPr>
        <w:t xml:space="preserve">, </w:t>
      </w:r>
      <w:r w:rsidRPr="002958F1">
        <w:rPr>
          <w:rFonts w:ascii="Consolas" w:hAnsi="Consolas"/>
          <w:lang w:val="es-ES"/>
        </w:rPr>
        <w:t>YieldFrom</w:t>
      </w:r>
      <w:r w:rsidRPr="002958F1">
        <w:rPr>
          <w:rFonts w:asciiTheme="minorHAnsi" w:hAnsiTheme="minorHAnsi" w:cstheme="minorHAnsi"/>
          <w:lang w:val="es-ES"/>
        </w:rPr>
        <w:t xml:space="preserve">, </w:t>
      </w:r>
      <w:r w:rsidRPr="002958F1">
        <w:rPr>
          <w:rFonts w:ascii="Consolas" w:hAnsi="Consolas"/>
          <w:lang w:val="es-ES"/>
        </w:rPr>
        <w:t>EllipsisLiteral</w:t>
      </w:r>
      <w:r w:rsidRPr="002958F1">
        <w:rPr>
          <w:rFonts w:asciiTheme="minorHAnsi" w:hAnsiTheme="minorHAnsi" w:cstheme="minorHAnsi"/>
          <w:lang w:val="es-ES"/>
        </w:rPr>
        <w:t xml:space="preserve">, </w:t>
      </w:r>
      <w:r w:rsidRPr="002958F1">
        <w:rPr>
          <w:rFonts w:ascii="Consolas" w:hAnsi="Consolas"/>
          <w:lang w:val="es-ES"/>
        </w:rPr>
        <w:t>Yield</w:t>
      </w:r>
      <w:r w:rsidRPr="002958F1">
        <w:rPr>
          <w:rFonts w:asciiTheme="minorHAnsi" w:hAnsiTheme="minorHAnsi" w:cstheme="minorHAnsi"/>
          <w:lang w:val="es-ES"/>
        </w:rPr>
        <w:t xml:space="preserve">, </w:t>
      </w:r>
      <w:r w:rsidRPr="002958F1">
        <w:rPr>
          <w:rFonts w:ascii="Consolas" w:hAnsi="Consolas"/>
          <w:lang w:val="es-ES"/>
        </w:rPr>
        <w:t>Parameter</w:t>
      </w:r>
      <w:r w:rsidRPr="002958F1">
        <w:rPr>
          <w:rFonts w:asciiTheme="minorHAnsi" w:hAnsiTheme="minorHAnsi" w:cstheme="minorHAnsi"/>
          <w:lang w:val="es-ES"/>
        </w:rPr>
        <w:t xml:space="preserve"> y </w:t>
      </w:r>
      <w:r w:rsidRPr="002958F1">
        <w:rPr>
          <w:rFonts w:ascii="Consolas" w:hAnsi="Consolas"/>
          <w:lang w:val="es-ES"/>
        </w:rPr>
        <w:t>Slice</w:t>
      </w:r>
      <w:r w:rsidRPr="002958F1">
        <w:rPr>
          <w:rFonts w:asciiTheme="minorHAnsi" w:hAnsiTheme="minorHAnsi" w:cstheme="minorHAnsi"/>
          <w:lang w:val="es-ES"/>
        </w:rPr>
        <w:t xml:space="preserve"> </w:t>
      </w:r>
      <w:r w:rsidR="00D2280A" w:rsidRPr="002958F1">
        <w:rPr>
          <w:rFonts w:asciiTheme="minorHAnsi" w:hAnsiTheme="minorHAnsi" w:cstheme="minorHAnsi"/>
          <w:lang w:val="es-ES"/>
        </w:rPr>
        <w:t>no s</w:t>
      </w:r>
      <w:r w:rsidRPr="002958F1">
        <w:rPr>
          <w:rFonts w:asciiTheme="minorHAnsi" w:hAnsiTheme="minorHAnsi" w:cstheme="minorHAnsi"/>
          <w:lang w:val="es-ES"/>
        </w:rPr>
        <w:t>e usan nunca.</w:t>
      </w:r>
      <w:r w:rsidR="00C35FD8">
        <w:rPr>
          <w:rFonts w:asciiTheme="minorHAnsi" w:hAnsiTheme="minorHAnsi" w:cstheme="minorHAnsi"/>
          <w:lang w:val="es-ES"/>
        </w:rPr>
        <w:t xml:space="preserve"> </w:t>
      </w:r>
      <w:r w:rsidR="00AA6368">
        <w:rPr>
          <w:rFonts w:asciiTheme="minorHAnsi" w:hAnsiTheme="minorHAnsi" w:cstheme="minorHAnsi"/>
          <w:lang w:val="es-ES"/>
        </w:rPr>
        <w:t>La siguiente figura muestra los datos utilizados para el análisis:</w:t>
      </w:r>
    </w:p>
    <w:p w14:paraId="06F4A679" w14:textId="77777777" w:rsidR="00DE54DB" w:rsidRDefault="003C0854" w:rsidP="00DE54DB">
      <w:pPr>
        <w:keepNext/>
      </w:pPr>
      <w:r w:rsidRPr="003C0854">
        <w:rPr>
          <w:noProof/>
          <w:lang w:val="es-ES_tradnl"/>
        </w:rPr>
        <w:drawing>
          <wp:inline distT="0" distB="0" distL="0" distR="0" wp14:anchorId="060B1F83" wp14:editId="7FE6B8D5">
            <wp:extent cx="5731510" cy="2708910"/>
            <wp:effectExtent l="0" t="0" r="2540" b="0"/>
            <wp:docPr id="904696002" name="Imagen 1" descr="Texto, 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96002" name="Imagen 1" descr="Texto, Escala de tiempo&#10;&#10;Descripción generada automáticamente con confianza media"/>
                    <pic:cNvPicPr/>
                  </pic:nvPicPr>
                  <pic:blipFill>
                    <a:blip r:embed="rId28"/>
                    <a:stretch>
                      <a:fillRect/>
                    </a:stretch>
                  </pic:blipFill>
                  <pic:spPr>
                    <a:xfrm>
                      <a:off x="0" y="0"/>
                      <a:ext cx="5731510" cy="2708910"/>
                    </a:xfrm>
                    <a:prstGeom prst="rect">
                      <a:avLst/>
                    </a:prstGeom>
                  </pic:spPr>
                </pic:pic>
              </a:graphicData>
            </a:graphic>
          </wp:inline>
        </w:drawing>
      </w:r>
    </w:p>
    <w:p w14:paraId="537F5D3E" w14:textId="36EBBED9" w:rsidR="0091218B" w:rsidRPr="002958F1" w:rsidRDefault="00DE54DB" w:rsidP="00DE54DB">
      <w:pPr>
        <w:pStyle w:val="Descripcin"/>
        <w:rPr>
          <w:lang w:val="es-ES_tradnl"/>
        </w:rPr>
      </w:pPr>
      <w:bookmarkStart w:id="178" w:name="_Toc171333436"/>
      <w:r w:rsidRPr="00DE54DB">
        <w:rPr>
          <w:lang w:val="es-ES"/>
        </w:rPr>
        <w:t xml:space="preserve">Figura </w:t>
      </w:r>
      <w:r>
        <w:fldChar w:fldCharType="begin"/>
      </w:r>
      <w:r w:rsidRPr="00DE54DB">
        <w:rPr>
          <w:lang w:val="es-ES"/>
        </w:rPr>
        <w:instrText xml:space="preserve"> SEQ Figura \* ARABIC </w:instrText>
      </w:r>
      <w:r>
        <w:fldChar w:fldCharType="separate"/>
      </w:r>
      <w:r w:rsidR="00802628">
        <w:rPr>
          <w:noProof/>
          <w:lang w:val="es-ES"/>
        </w:rPr>
        <w:t>14</w:t>
      </w:r>
      <w:r>
        <w:fldChar w:fldCharType="end"/>
      </w:r>
      <w:r w:rsidRPr="00DE54DB">
        <w:rPr>
          <w:lang w:val="es-ES"/>
        </w:rPr>
        <w:t>: Distribución de valores de la variable first child category en Statements</w:t>
      </w:r>
      <w:bookmarkEnd w:id="178"/>
    </w:p>
    <w:p w14:paraId="1DE25B2A" w14:textId="77777777" w:rsidR="007D2266" w:rsidRDefault="007D2266" w:rsidP="007D2266">
      <w:pPr>
        <w:pStyle w:val="Ttulo2"/>
        <w:rPr>
          <w:lang w:val="es-ES_tradnl"/>
        </w:rPr>
      </w:pPr>
      <w:bookmarkStart w:id="179" w:name="_Toc171273027"/>
      <w:r>
        <w:rPr>
          <w:lang w:val="es-ES_tradnl"/>
        </w:rPr>
        <w:t>Cases</w:t>
      </w:r>
      <w:bookmarkEnd w:id="179"/>
    </w:p>
    <w:p w14:paraId="0A9F3F87" w14:textId="64975A30" w:rsidR="0034125B" w:rsidRPr="0034125B" w:rsidRDefault="00015C25" w:rsidP="00015C25">
      <w:pPr>
        <w:pStyle w:val="Ttulo3"/>
        <w:rPr>
          <w:lang w:val="es-ES_tradnl"/>
        </w:rPr>
      </w:pPr>
      <w:bookmarkStart w:id="180" w:name="_Toc171273028"/>
      <w:r>
        <w:rPr>
          <w:lang w:val="es-ES_tradnl"/>
        </w:rPr>
        <w:t>Guards</w:t>
      </w:r>
      <w:bookmarkEnd w:id="180"/>
    </w:p>
    <w:p w14:paraId="35F3DE61" w14:textId="7F8ACD62" w:rsidR="00015C25" w:rsidRDefault="00E45082" w:rsidP="00015C25">
      <w:pPr>
        <w:rPr>
          <w:lang w:val="es-ES_tradnl"/>
        </w:rPr>
      </w:pPr>
      <w:r w:rsidRPr="00015C25">
        <w:rPr>
          <w:lang w:val="es-ES_tradnl"/>
        </w:rPr>
        <w:t xml:space="preserve">No </w:t>
      </w:r>
      <w:r w:rsidR="00F46590">
        <w:rPr>
          <w:lang w:val="es-ES_tradnl"/>
        </w:rPr>
        <w:t>hemos</w:t>
      </w:r>
      <w:r w:rsidRPr="00015C25">
        <w:rPr>
          <w:lang w:val="es-ES_tradnl"/>
        </w:rPr>
        <w:t xml:space="preserve"> detectado ningún </w:t>
      </w:r>
      <w:r w:rsidRPr="00015C25">
        <w:rPr>
          <w:i/>
          <w:iCs/>
          <w:lang w:val="es-ES_tradnl"/>
        </w:rPr>
        <w:t>case</w:t>
      </w:r>
      <w:r w:rsidRPr="00015C25">
        <w:rPr>
          <w:lang w:val="es-ES_tradnl"/>
        </w:rPr>
        <w:t xml:space="preserve"> con un </w:t>
      </w:r>
      <w:r w:rsidR="008A721B" w:rsidRPr="00015C25">
        <w:rPr>
          <w:rFonts w:ascii="Consolas" w:hAnsi="Consolas"/>
          <w:lang w:val="es-ES_tradnl"/>
        </w:rPr>
        <w:t>G</w:t>
      </w:r>
      <w:r w:rsidRPr="00015C25">
        <w:rPr>
          <w:rFonts w:ascii="Consolas" w:hAnsi="Consolas"/>
          <w:lang w:val="es-ES_tradnl"/>
        </w:rPr>
        <w:t>uard</w:t>
      </w:r>
      <w:r w:rsidRPr="00015C25">
        <w:rPr>
          <w:lang w:val="es-ES_tradnl"/>
        </w:rPr>
        <w:t>.</w:t>
      </w:r>
    </w:p>
    <w:p w14:paraId="5E302B95" w14:textId="0A660BAE" w:rsidR="00015C25" w:rsidRPr="00015C25" w:rsidRDefault="00015C25" w:rsidP="00015C25">
      <w:pPr>
        <w:pStyle w:val="Ttulo3"/>
      </w:pPr>
      <w:bookmarkStart w:id="181" w:name="_Toc171273029"/>
      <w:r w:rsidRPr="00015C25">
        <w:lastRenderedPageBreak/>
        <w:t>Número de cases (number of cases)</w:t>
      </w:r>
      <w:bookmarkEnd w:id="181"/>
    </w:p>
    <w:p w14:paraId="1E115B85" w14:textId="180888DD" w:rsidR="007D2266" w:rsidRDefault="00AE1C16" w:rsidP="00015C25">
      <w:pPr>
        <w:rPr>
          <w:lang w:val="es-ES_tradnl"/>
        </w:rPr>
      </w:pPr>
      <w:r>
        <w:rPr>
          <w:lang w:val="es-ES_tradnl"/>
        </w:rPr>
        <w:t>Hemos detectado como</w:t>
      </w:r>
      <w:r w:rsidR="0040589F" w:rsidRPr="00015C25">
        <w:rPr>
          <w:lang w:val="es-ES_tradnl"/>
        </w:rPr>
        <w:t xml:space="preserve"> anómala cualquier sentencia </w:t>
      </w:r>
      <w:r w:rsidR="0040589F" w:rsidRPr="00015C25">
        <w:rPr>
          <w:rFonts w:ascii="Consolas" w:hAnsi="Consolas"/>
          <w:lang w:val="es-ES"/>
        </w:rPr>
        <w:t>Match</w:t>
      </w:r>
      <w:r w:rsidR="0040589F" w:rsidRPr="00015C25">
        <w:rPr>
          <w:lang w:val="es-ES_tradnl"/>
        </w:rPr>
        <w:t xml:space="preserve"> con más de 10 cases. Tan solo 2 sentencias </w:t>
      </w:r>
      <w:r w:rsidR="0040589F" w:rsidRPr="00015C25">
        <w:rPr>
          <w:rFonts w:ascii="Consolas" w:hAnsi="Consolas"/>
          <w:lang w:val="es-ES_tradnl"/>
        </w:rPr>
        <w:t>Match</w:t>
      </w:r>
      <w:r w:rsidR="0040589F" w:rsidRPr="00015C25">
        <w:rPr>
          <w:lang w:val="es-ES_tradnl"/>
        </w:rPr>
        <w:t xml:space="preserve"> han sido detectadas como anómalas.</w:t>
      </w:r>
    </w:p>
    <w:p w14:paraId="40A5971E" w14:textId="77777777" w:rsidR="00015C25" w:rsidRPr="0034125B" w:rsidRDefault="00015C25" w:rsidP="00015C25">
      <w:pPr>
        <w:pStyle w:val="Ttulo3"/>
        <w:rPr>
          <w:lang w:val="es-ES_tradnl"/>
        </w:rPr>
      </w:pPr>
      <w:bookmarkStart w:id="182" w:name="_Toc171273030"/>
      <w:r>
        <w:rPr>
          <w:lang w:val="es-ES_tradnl"/>
        </w:rPr>
        <w:t>Otros</w:t>
      </w:r>
      <w:bookmarkEnd w:id="182"/>
    </w:p>
    <w:p w14:paraId="2BA33F21" w14:textId="0EE64371" w:rsidR="00015C25" w:rsidRDefault="00015C25" w:rsidP="00015C25">
      <w:pPr>
        <w:rPr>
          <w:lang w:val="es-ES_tradnl"/>
        </w:rPr>
      </w:pPr>
      <w:r w:rsidRPr="0034125B">
        <w:rPr>
          <w:lang w:val="es-ES_tradnl"/>
        </w:rPr>
        <w:t xml:space="preserve">No </w:t>
      </w:r>
      <w:r w:rsidR="00F46590">
        <w:rPr>
          <w:lang w:val="es-ES_tradnl"/>
        </w:rPr>
        <w:t>hemos</w:t>
      </w:r>
      <w:r w:rsidRPr="0034125B">
        <w:rPr>
          <w:lang w:val="es-ES_tradnl"/>
        </w:rPr>
        <w:t xml:space="preserve"> detectado ningún </w:t>
      </w:r>
      <w:r w:rsidRPr="0034125B">
        <w:rPr>
          <w:i/>
          <w:iCs/>
          <w:lang w:val="es-ES_tradnl"/>
        </w:rPr>
        <w:t>case</w:t>
      </w:r>
      <w:r w:rsidRPr="0034125B">
        <w:rPr>
          <w:lang w:val="es-ES_tradnl"/>
        </w:rPr>
        <w:t xml:space="preserve"> de los tipos </w:t>
      </w:r>
      <w:r w:rsidRPr="0034125B">
        <w:rPr>
          <w:rFonts w:ascii="Consolas" w:hAnsi="Consolas"/>
          <w:lang w:val="es-ES_tradnl"/>
        </w:rPr>
        <w:t>Singleton</w:t>
      </w:r>
      <w:r w:rsidRPr="0034125B">
        <w:rPr>
          <w:lang w:val="es-ES_tradnl"/>
        </w:rPr>
        <w:t xml:space="preserve">, </w:t>
      </w:r>
      <w:r w:rsidRPr="0034125B">
        <w:rPr>
          <w:rFonts w:ascii="Consolas" w:hAnsi="Consolas"/>
          <w:lang w:val="es-ES_tradnl"/>
        </w:rPr>
        <w:t>Sequence</w:t>
      </w:r>
      <w:r w:rsidRPr="0034125B">
        <w:rPr>
          <w:lang w:val="es-ES_tradnl"/>
        </w:rPr>
        <w:t xml:space="preserve">, </w:t>
      </w:r>
      <w:r w:rsidRPr="0034125B">
        <w:rPr>
          <w:rFonts w:ascii="Consolas" w:hAnsi="Consolas"/>
          <w:lang w:val="es-ES_tradnl"/>
        </w:rPr>
        <w:t>Or</w:t>
      </w:r>
      <w:r w:rsidRPr="0034125B">
        <w:rPr>
          <w:lang w:val="es-ES_tradnl"/>
        </w:rPr>
        <w:t xml:space="preserve">, </w:t>
      </w:r>
      <w:r w:rsidRPr="0034125B">
        <w:rPr>
          <w:rFonts w:ascii="Consolas" w:hAnsi="Consolas"/>
          <w:lang w:val="es-ES_tradnl"/>
        </w:rPr>
        <w:t>Mapping</w:t>
      </w:r>
      <w:r w:rsidRPr="0034125B">
        <w:rPr>
          <w:lang w:val="es-ES_tradnl"/>
        </w:rPr>
        <w:t xml:space="preserve"> o </w:t>
      </w:r>
      <w:r w:rsidRPr="0034125B">
        <w:rPr>
          <w:rFonts w:ascii="Consolas" w:hAnsi="Consolas"/>
          <w:lang w:val="es-ES_tradnl"/>
        </w:rPr>
        <w:t>Star</w:t>
      </w:r>
      <w:r w:rsidRPr="0034125B">
        <w:rPr>
          <w:lang w:val="es-ES_tradnl"/>
        </w:rPr>
        <w:t>.</w:t>
      </w:r>
    </w:p>
    <w:p w14:paraId="26996605" w14:textId="6E838EFB" w:rsidR="0000451F" w:rsidRDefault="002B3D46" w:rsidP="00015C25">
      <w:pPr>
        <w:rPr>
          <w:rFonts w:asciiTheme="minorHAnsi" w:hAnsiTheme="minorHAnsi" w:cstheme="minorHAnsi"/>
          <w:lang w:val="es-ES_tradnl"/>
        </w:rPr>
      </w:pPr>
      <w:r>
        <w:rPr>
          <w:lang w:val="es-ES_tradnl"/>
        </w:rPr>
        <w:t xml:space="preserve">Los dos tipos de </w:t>
      </w:r>
      <w:r>
        <w:rPr>
          <w:rFonts w:ascii="Consolas" w:hAnsi="Consolas"/>
          <w:b/>
          <w:bCs/>
          <w:lang w:val="es-ES_tradnl"/>
        </w:rPr>
        <w:t>Match</w:t>
      </w:r>
      <w:r w:rsidRPr="002B3D46">
        <w:rPr>
          <w:rFonts w:asciiTheme="minorHAnsi" w:hAnsiTheme="minorHAnsi" w:cstheme="minorHAnsi"/>
          <w:lang w:val="es-ES_tradnl"/>
        </w:rPr>
        <w:t xml:space="preserve"> </w:t>
      </w:r>
      <w:r>
        <w:rPr>
          <w:rFonts w:asciiTheme="minorHAnsi" w:hAnsiTheme="minorHAnsi" w:cstheme="minorHAnsi"/>
          <w:lang w:val="es-ES_tradnl"/>
        </w:rPr>
        <w:t xml:space="preserve">que </w:t>
      </w:r>
      <w:r w:rsidR="00F46590">
        <w:rPr>
          <w:rFonts w:asciiTheme="minorHAnsi" w:hAnsiTheme="minorHAnsi" w:cstheme="minorHAnsi"/>
          <w:lang w:val="es-ES_tradnl"/>
        </w:rPr>
        <w:t xml:space="preserve">hemos </w:t>
      </w:r>
      <w:r>
        <w:rPr>
          <w:rFonts w:asciiTheme="minorHAnsi" w:hAnsiTheme="minorHAnsi" w:cstheme="minorHAnsi"/>
          <w:lang w:val="es-ES_tradnl"/>
        </w:rPr>
        <w:t xml:space="preserve">detectado son </w:t>
      </w:r>
      <w:r>
        <w:rPr>
          <w:rFonts w:ascii="Consolas" w:hAnsi="Consolas" w:cstheme="minorHAnsi"/>
          <w:b/>
          <w:bCs/>
          <w:lang w:val="es-ES_tradnl"/>
        </w:rPr>
        <w:t>As</w:t>
      </w:r>
      <w:r>
        <w:rPr>
          <w:rFonts w:asciiTheme="minorHAnsi" w:hAnsiTheme="minorHAnsi" w:cstheme="minorHAnsi"/>
          <w:lang w:val="es-ES_tradnl"/>
        </w:rPr>
        <w:t xml:space="preserve"> y </w:t>
      </w:r>
      <w:r w:rsidRPr="002B3D46">
        <w:rPr>
          <w:rFonts w:ascii="Consolas" w:hAnsi="Consolas" w:cstheme="minorHAnsi"/>
          <w:b/>
          <w:bCs/>
          <w:lang w:val="es-ES_tradnl"/>
        </w:rPr>
        <w:t>Value</w:t>
      </w:r>
      <w:r>
        <w:rPr>
          <w:rFonts w:asciiTheme="minorHAnsi" w:hAnsiTheme="minorHAnsi" w:cstheme="minorHAnsi"/>
          <w:lang w:val="es-ES_tradnl"/>
        </w:rPr>
        <w:t xml:space="preserve">. En el caso del </w:t>
      </w:r>
      <w:r>
        <w:rPr>
          <w:rFonts w:ascii="Consolas" w:hAnsi="Consolas" w:cstheme="minorHAnsi"/>
          <w:b/>
          <w:bCs/>
          <w:lang w:val="es-ES_tradnl"/>
        </w:rPr>
        <w:t>As</w:t>
      </w:r>
      <w:r>
        <w:rPr>
          <w:rFonts w:asciiTheme="minorHAnsi" w:hAnsiTheme="minorHAnsi" w:cstheme="minorHAnsi"/>
          <w:lang w:val="es-ES_tradnl"/>
        </w:rPr>
        <w:t xml:space="preserve"> permite </w:t>
      </w:r>
      <w:r w:rsidR="00C91B21">
        <w:rPr>
          <w:rFonts w:asciiTheme="minorHAnsi" w:hAnsiTheme="minorHAnsi" w:cstheme="minorHAnsi"/>
          <w:lang w:val="es-ES_tradnl"/>
        </w:rPr>
        <w:t>asignar un</w:t>
      </w:r>
      <w:r w:rsidR="007D6014">
        <w:rPr>
          <w:rFonts w:asciiTheme="minorHAnsi" w:hAnsiTheme="minorHAnsi" w:cstheme="minorHAnsi"/>
          <w:lang w:val="es-ES_tradnl"/>
        </w:rPr>
        <w:t xml:space="preserve"> nombre al elemento comparado en el case. De esta forma, se puede tratar dentro del case bajo el nombre especificado. </w:t>
      </w:r>
    </w:p>
    <w:p w14:paraId="5EDE52B5" w14:textId="0B040879"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match x:</w:t>
      </w:r>
    </w:p>
    <w:p w14:paraId="767D94D7" w14:textId="083BC3A0"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ab/>
        <w:t xml:space="preserve">  case [x] as y:</w:t>
      </w:r>
    </w:p>
    <w:p w14:paraId="344F8A55" w14:textId="5C5E2DF5" w:rsidR="0000451F" w:rsidRPr="001B1278"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Pr>
          <w:rFonts w:ascii="Courier" w:hAnsi="Courier"/>
          <w:sz w:val="18"/>
          <w:szCs w:val="20"/>
        </w:rPr>
        <w:tab/>
      </w:r>
      <w:r>
        <w:rPr>
          <w:rFonts w:ascii="Courier" w:hAnsi="Courier"/>
          <w:sz w:val="18"/>
          <w:szCs w:val="20"/>
        </w:rPr>
        <w:tab/>
      </w:r>
      <w:r w:rsidRPr="001B1278">
        <w:rPr>
          <w:rFonts w:ascii="Courier" w:hAnsi="Courier"/>
          <w:sz w:val="18"/>
          <w:szCs w:val="20"/>
          <w:lang w:val="es-ES"/>
        </w:rPr>
        <w:t>...</w:t>
      </w:r>
    </w:p>
    <w:p w14:paraId="72EE59DC" w14:textId="764429BD"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sidRPr="001B1278">
        <w:rPr>
          <w:rFonts w:ascii="Courier" w:hAnsi="Courier"/>
          <w:sz w:val="18"/>
          <w:szCs w:val="20"/>
          <w:lang w:val="es-ES"/>
        </w:rPr>
        <w:tab/>
      </w:r>
      <w:r w:rsidRPr="0000451F">
        <w:rPr>
          <w:rFonts w:ascii="Courier" w:hAnsi="Courier"/>
          <w:sz w:val="18"/>
          <w:szCs w:val="20"/>
          <w:lang w:val="es-ES"/>
        </w:rPr>
        <w:t xml:space="preserve"> </w:t>
      </w:r>
      <w:r>
        <w:rPr>
          <w:rFonts w:ascii="Courier" w:hAnsi="Courier"/>
          <w:sz w:val="18"/>
          <w:szCs w:val="20"/>
          <w:lang w:val="es-ES"/>
        </w:rPr>
        <w:t xml:space="preserve"> case 5:</w:t>
      </w:r>
    </w:p>
    <w:p w14:paraId="3EB7BE00" w14:textId="4E5B1654" w:rsidR="0000451F" w:rsidRP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r>
        <w:rPr>
          <w:rFonts w:ascii="Courier" w:hAnsi="Courier"/>
          <w:sz w:val="18"/>
          <w:szCs w:val="20"/>
          <w:lang w:val="es-ES"/>
        </w:rPr>
        <w:t xml:space="preserve">        ...</w:t>
      </w:r>
    </w:p>
    <w:p w14:paraId="0AE05A51" w14:textId="4E6C2A23" w:rsidR="007D6014" w:rsidRPr="007D6014" w:rsidRDefault="007D6014" w:rsidP="00015C25">
      <w:pPr>
        <w:rPr>
          <w:rFonts w:asciiTheme="minorHAnsi" w:hAnsiTheme="minorHAnsi" w:cstheme="minorHAnsi"/>
          <w:lang w:val="es-ES_tradnl"/>
        </w:rPr>
      </w:pPr>
      <w:r>
        <w:rPr>
          <w:rFonts w:asciiTheme="minorHAnsi" w:hAnsiTheme="minorHAnsi" w:cstheme="minorHAnsi"/>
          <w:lang w:val="es-ES_tradnl"/>
        </w:rPr>
        <w:t xml:space="preserve">El </w:t>
      </w:r>
      <w:r>
        <w:rPr>
          <w:rFonts w:ascii="Consolas" w:hAnsi="Consolas" w:cstheme="minorHAnsi"/>
          <w:b/>
          <w:bCs/>
          <w:lang w:val="es-ES_tradnl"/>
        </w:rPr>
        <w:t>Value</w:t>
      </w:r>
      <w:r>
        <w:rPr>
          <w:rFonts w:asciiTheme="minorHAnsi" w:hAnsiTheme="minorHAnsi" w:cstheme="minorHAnsi"/>
          <w:lang w:val="es-ES_tradnl"/>
        </w:rPr>
        <w:t xml:space="preserve"> es el más estándar, comparando </w:t>
      </w:r>
      <w:r w:rsidR="00297DA2">
        <w:rPr>
          <w:rFonts w:asciiTheme="minorHAnsi" w:hAnsiTheme="minorHAnsi" w:cstheme="minorHAnsi"/>
          <w:lang w:val="es-ES_tradnl"/>
        </w:rPr>
        <w:t>con un valor simple.</w:t>
      </w:r>
    </w:p>
    <w:p w14:paraId="295662F8" w14:textId="31954CA6" w:rsidR="00015C25" w:rsidRPr="00015C25" w:rsidRDefault="00015C25" w:rsidP="00015C25">
      <w:pPr>
        <w:rPr>
          <w:lang w:val="es-ES_tradnl"/>
        </w:rPr>
      </w:pPr>
      <w:r w:rsidRPr="00015C25">
        <w:rPr>
          <w:lang w:val="es-ES_tradnl"/>
        </w:rPr>
        <w:t xml:space="preserve">Entre los principiantes no hay ninguna sentencia del tipo </w:t>
      </w:r>
      <w:r w:rsidRPr="00015C25">
        <w:rPr>
          <w:rFonts w:ascii="Consolas" w:hAnsi="Consolas"/>
          <w:lang w:val="es-ES_tradnl"/>
        </w:rPr>
        <w:t>Match</w:t>
      </w:r>
      <w:r w:rsidRPr="00015C25">
        <w:rPr>
          <w:lang w:val="es-ES_tradnl"/>
        </w:rPr>
        <w:t>.</w:t>
      </w:r>
    </w:p>
    <w:p w14:paraId="1AF0BD3C" w14:textId="575FB425" w:rsidR="007D2266" w:rsidRDefault="007D2266" w:rsidP="007D2266">
      <w:pPr>
        <w:pStyle w:val="Ttulo2"/>
        <w:rPr>
          <w:lang w:val="es-ES_tradnl"/>
        </w:rPr>
      </w:pPr>
      <w:bookmarkStart w:id="183" w:name="_Toc171273031"/>
      <w:r>
        <w:rPr>
          <w:lang w:val="es-ES_tradnl"/>
        </w:rPr>
        <w:t>Handler</w:t>
      </w:r>
      <w:r w:rsidR="00537C80">
        <w:rPr>
          <w:lang w:val="es-ES_tradnl"/>
        </w:rPr>
        <w:t>s</w:t>
      </w:r>
      <w:bookmarkEnd w:id="183"/>
    </w:p>
    <w:p w14:paraId="434A510D" w14:textId="23AE6CBD" w:rsidR="00B05D08" w:rsidRPr="00B05D08" w:rsidRDefault="00B05D08" w:rsidP="00B05D08">
      <w:pPr>
        <w:pStyle w:val="Ttulo3"/>
        <w:rPr>
          <w:lang w:val="es-ES_tradnl"/>
        </w:rPr>
      </w:pPr>
      <w:bookmarkStart w:id="184" w:name="_Toc171273032"/>
      <w:r>
        <w:rPr>
          <w:lang w:val="es-ES_tradnl"/>
        </w:rPr>
        <w:t>Tiene star (has star)</w:t>
      </w:r>
      <w:bookmarkEnd w:id="184"/>
    </w:p>
    <w:p w14:paraId="209857F4" w14:textId="022614B0" w:rsidR="007D2266" w:rsidRDefault="007D2266" w:rsidP="00B05D08">
      <w:pPr>
        <w:rPr>
          <w:lang w:val="es-ES_tradnl"/>
        </w:rPr>
      </w:pPr>
      <w:r w:rsidRPr="00B05D08">
        <w:rPr>
          <w:lang w:val="es-ES_tradnl"/>
        </w:rPr>
        <w:t xml:space="preserve">No </w:t>
      </w:r>
      <w:r w:rsidR="00E45082" w:rsidRPr="00B05D08">
        <w:rPr>
          <w:lang w:val="es-ES_tradnl"/>
        </w:rPr>
        <w:t>hay</w:t>
      </w:r>
      <w:r w:rsidRPr="00B05D08">
        <w:rPr>
          <w:lang w:val="es-ES_tradnl"/>
        </w:rPr>
        <w:t xml:space="preserve"> ning</w:t>
      </w:r>
      <w:r w:rsidR="00E45082" w:rsidRPr="00B05D08">
        <w:rPr>
          <w:lang w:val="es-ES_tradnl"/>
        </w:rPr>
        <w:t>una sentencia</w:t>
      </w:r>
      <w:r w:rsidRPr="00B05D08">
        <w:rPr>
          <w:lang w:val="es-ES_tradnl"/>
        </w:rPr>
        <w:t xml:space="preserve"> </w:t>
      </w:r>
      <w:r w:rsidRPr="00B05D08">
        <w:rPr>
          <w:rFonts w:ascii="Consolas" w:hAnsi="Consolas"/>
          <w:lang w:val="es-ES_tradnl"/>
        </w:rPr>
        <w:t>Try</w:t>
      </w:r>
      <w:r w:rsidRPr="00B05D08">
        <w:rPr>
          <w:lang w:val="es-ES_tradnl"/>
        </w:rPr>
        <w:t xml:space="preserve"> del tipo </w:t>
      </w:r>
      <w:r w:rsidRPr="00B05D08">
        <w:rPr>
          <w:rFonts w:ascii="Consolas" w:hAnsi="Consolas"/>
          <w:lang w:val="es-ES_tradnl"/>
        </w:rPr>
        <w:t>TryStar</w:t>
      </w:r>
      <w:r w:rsidRPr="00B05D08">
        <w:rPr>
          <w:lang w:val="es-ES_tradnl"/>
        </w:rPr>
        <w:t xml:space="preserve">. </w:t>
      </w:r>
    </w:p>
    <w:p w14:paraId="283C973B" w14:textId="0075FA58" w:rsidR="00B05D08" w:rsidRPr="00B05D08" w:rsidRDefault="00D91345" w:rsidP="00D91345">
      <w:pPr>
        <w:pStyle w:val="Ttulo3"/>
        <w:rPr>
          <w:lang w:val="es-ES_tradnl"/>
        </w:rPr>
      </w:pPr>
      <w:bookmarkStart w:id="185" w:name="_Toc171273033"/>
      <w:r>
        <w:rPr>
          <w:lang w:val="es-ES_tradnl"/>
        </w:rPr>
        <w:t>Otros</w:t>
      </w:r>
      <w:bookmarkEnd w:id="185"/>
    </w:p>
    <w:p w14:paraId="2A74B3DA" w14:textId="497817D5" w:rsidR="008A721B" w:rsidRDefault="00AE1C16" w:rsidP="00D91345">
      <w:pPr>
        <w:rPr>
          <w:lang w:val="es-ES_tradnl"/>
        </w:rPr>
      </w:pPr>
      <w:r>
        <w:rPr>
          <w:lang w:val="es-ES_tradnl"/>
        </w:rPr>
        <w:t>Hemos detectado como</w:t>
      </w:r>
      <w:r w:rsidR="008A721B" w:rsidRPr="00D91345">
        <w:rPr>
          <w:lang w:val="es-ES_tradnl"/>
        </w:rPr>
        <w:t xml:space="preserve"> anómalo cuando el número de </w:t>
      </w:r>
      <w:r w:rsidR="008A721B" w:rsidRPr="00D91345">
        <w:rPr>
          <w:i/>
          <w:iCs/>
          <w:lang w:val="es-ES_tradnl"/>
        </w:rPr>
        <w:t>handlers</w:t>
      </w:r>
      <w:r w:rsidR="008A721B" w:rsidRPr="00D91345">
        <w:rPr>
          <w:lang w:val="es-ES_tradnl"/>
        </w:rPr>
        <w:t xml:space="preserve"> o el número medio de sentencias del cuerpo es distinto de 1. Cabe destacar el caso anómalo</w:t>
      </w:r>
      <w:r w:rsidR="007D2266" w:rsidRPr="00D91345">
        <w:rPr>
          <w:lang w:val="es-ES_tradnl"/>
        </w:rPr>
        <w:t xml:space="preserve"> </w:t>
      </w:r>
      <w:r w:rsidR="008A721B" w:rsidRPr="00D91345">
        <w:rPr>
          <w:lang w:val="es-ES_tradnl"/>
        </w:rPr>
        <w:t xml:space="preserve">de un </w:t>
      </w:r>
      <w:r w:rsidR="008A721B" w:rsidRPr="00D91345">
        <w:rPr>
          <w:rFonts w:ascii="Consolas" w:hAnsi="Consolas"/>
          <w:lang w:val="es-ES_tradnl"/>
        </w:rPr>
        <w:t>Try</w:t>
      </w:r>
      <w:r w:rsidR="008A721B" w:rsidRPr="00D91345">
        <w:rPr>
          <w:lang w:val="es-ES_tradnl"/>
        </w:rPr>
        <w:t xml:space="preserve"> </w:t>
      </w:r>
      <w:r w:rsidR="007D2266" w:rsidRPr="00D91345">
        <w:rPr>
          <w:lang w:val="es-ES_tradnl"/>
        </w:rPr>
        <w:t xml:space="preserve">que solo cuenta con una cláusula </w:t>
      </w:r>
      <w:r w:rsidR="007D2266" w:rsidRPr="00D91345">
        <w:rPr>
          <w:rFonts w:ascii="Consolas" w:hAnsi="Consolas"/>
          <w:lang w:val="es-ES_tradnl"/>
        </w:rPr>
        <w:t>finally</w:t>
      </w:r>
      <w:r w:rsidR="007D2266" w:rsidRPr="00D91345">
        <w:rPr>
          <w:lang w:val="es-ES_tradnl"/>
        </w:rPr>
        <w:t xml:space="preserve"> sin ningún </w:t>
      </w:r>
      <w:r w:rsidR="007D2266" w:rsidRPr="00D91345">
        <w:rPr>
          <w:rFonts w:ascii="Consolas" w:hAnsi="Consolas"/>
          <w:lang w:val="es-ES_tradnl"/>
        </w:rPr>
        <w:t>except</w:t>
      </w:r>
      <w:r w:rsidR="007D2266" w:rsidRPr="00D91345">
        <w:rPr>
          <w:lang w:val="es-ES_tradnl"/>
        </w:rPr>
        <w:t>, esto hace que tenga una media de sentencias en cada except de 0.</w:t>
      </w:r>
      <w:r w:rsidR="00AA6368">
        <w:rPr>
          <w:lang w:val="es-ES_tradnl"/>
        </w:rPr>
        <w:t xml:space="preserve"> Las siguientes figuras muestran las gráficas </w:t>
      </w:r>
      <w:r w:rsidR="00F9750D">
        <w:rPr>
          <w:lang w:val="es-ES_tradnl"/>
        </w:rPr>
        <w:t>que demuestran ambas conclusiones:</w:t>
      </w:r>
    </w:p>
    <w:p w14:paraId="268DB187" w14:textId="77777777" w:rsidR="00DE54DB" w:rsidRDefault="006F1AD9" w:rsidP="00DE54DB">
      <w:pPr>
        <w:keepNext/>
      </w:pPr>
      <w:r w:rsidRPr="006F1AD9">
        <w:rPr>
          <w:noProof/>
          <w:lang w:val="es-ES_tradnl"/>
        </w:rPr>
        <w:drawing>
          <wp:inline distT="0" distB="0" distL="0" distR="0" wp14:anchorId="6C406143" wp14:editId="11B59BFB">
            <wp:extent cx="5731510" cy="3091815"/>
            <wp:effectExtent l="0" t="0" r="2540" b="0"/>
            <wp:docPr id="19378979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9790" name="Imagen 1" descr="Gráfico&#10;&#10;Descripción generada automáticamente"/>
                    <pic:cNvPicPr/>
                  </pic:nvPicPr>
                  <pic:blipFill>
                    <a:blip r:embed="rId29"/>
                    <a:stretch>
                      <a:fillRect/>
                    </a:stretch>
                  </pic:blipFill>
                  <pic:spPr>
                    <a:xfrm>
                      <a:off x="0" y="0"/>
                      <a:ext cx="5731510" cy="3091815"/>
                    </a:xfrm>
                    <a:prstGeom prst="rect">
                      <a:avLst/>
                    </a:prstGeom>
                  </pic:spPr>
                </pic:pic>
              </a:graphicData>
            </a:graphic>
          </wp:inline>
        </w:drawing>
      </w:r>
    </w:p>
    <w:p w14:paraId="39EE6A9C" w14:textId="6B7C742C" w:rsidR="006F1AD9" w:rsidRDefault="00DE54DB" w:rsidP="00DE54DB">
      <w:pPr>
        <w:pStyle w:val="Descripcin"/>
        <w:rPr>
          <w:lang w:val="es-ES_tradnl"/>
        </w:rPr>
      </w:pPr>
      <w:bookmarkStart w:id="186" w:name="_Toc171333437"/>
      <w:r w:rsidRPr="00DE54DB">
        <w:rPr>
          <w:lang w:val="es-ES"/>
        </w:rPr>
        <w:t xml:space="preserve">Figura </w:t>
      </w:r>
      <w:r>
        <w:fldChar w:fldCharType="begin"/>
      </w:r>
      <w:r w:rsidRPr="00DE54DB">
        <w:rPr>
          <w:lang w:val="es-ES"/>
        </w:rPr>
        <w:instrText xml:space="preserve"> SEQ Figura \* ARABIC </w:instrText>
      </w:r>
      <w:r>
        <w:fldChar w:fldCharType="separate"/>
      </w:r>
      <w:r w:rsidR="00802628">
        <w:rPr>
          <w:noProof/>
          <w:lang w:val="es-ES"/>
        </w:rPr>
        <w:t>15</w:t>
      </w:r>
      <w:r>
        <w:fldChar w:fldCharType="end"/>
      </w:r>
      <w:r w:rsidRPr="00DE54DB">
        <w:rPr>
          <w:lang w:val="es-ES"/>
        </w:rPr>
        <w:t>: Distribución de valores de la variable number of handlers en Handlers</w:t>
      </w:r>
      <w:bookmarkEnd w:id="186"/>
    </w:p>
    <w:p w14:paraId="2E745A58" w14:textId="77777777" w:rsidR="00DE54DB" w:rsidRDefault="008475CB" w:rsidP="00DE54DB">
      <w:pPr>
        <w:keepNext/>
      </w:pPr>
      <w:r w:rsidRPr="008475CB">
        <w:rPr>
          <w:noProof/>
          <w:lang w:val="es-ES_tradnl"/>
        </w:rPr>
        <w:lastRenderedPageBreak/>
        <w:drawing>
          <wp:inline distT="0" distB="0" distL="0" distR="0" wp14:anchorId="3AD97409" wp14:editId="3D45BDA7">
            <wp:extent cx="5731510" cy="3091815"/>
            <wp:effectExtent l="0" t="0" r="2540" b="0"/>
            <wp:docPr id="192672319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3197" name="Imagen 1" descr="Gráfico&#10;&#10;Descripción generada automáticamente"/>
                    <pic:cNvPicPr/>
                  </pic:nvPicPr>
                  <pic:blipFill>
                    <a:blip r:embed="rId30"/>
                    <a:stretch>
                      <a:fillRect/>
                    </a:stretch>
                  </pic:blipFill>
                  <pic:spPr>
                    <a:xfrm>
                      <a:off x="0" y="0"/>
                      <a:ext cx="5731510" cy="3091815"/>
                    </a:xfrm>
                    <a:prstGeom prst="rect">
                      <a:avLst/>
                    </a:prstGeom>
                  </pic:spPr>
                </pic:pic>
              </a:graphicData>
            </a:graphic>
          </wp:inline>
        </w:drawing>
      </w:r>
    </w:p>
    <w:p w14:paraId="33544404" w14:textId="2816FAF2" w:rsidR="00EF4580" w:rsidRDefault="00DE54DB" w:rsidP="00DE54DB">
      <w:pPr>
        <w:pStyle w:val="Descripcin"/>
        <w:rPr>
          <w:lang w:val="es-ES_tradnl"/>
        </w:rPr>
      </w:pPr>
      <w:bookmarkStart w:id="187" w:name="_Toc171333438"/>
      <w:r w:rsidRPr="00927FC3">
        <w:rPr>
          <w:lang w:val="es-ES"/>
        </w:rPr>
        <w:t xml:space="preserve">Figura </w:t>
      </w:r>
      <w:r>
        <w:fldChar w:fldCharType="begin"/>
      </w:r>
      <w:r w:rsidRPr="00927FC3">
        <w:rPr>
          <w:lang w:val="es-ES"/>
        </w:rPr>
        <w:instrText xml:space="preserve"> SEQ Figura \* ARABIC </w:instrText>
      </w:r>
      <w:r>
        <w:fldChar w:fldCharType="separate"/>
      </w:r>
      <w:r w:rsidR="00802628">
        <w:rPr>
          <w:noProof/>
          <w:lang w:val="es-ES"/>
        </w:rPr>
        <w:t>16</w:t>
      </w:r>
      <w:r>
        <w:fldChar w:fldCharType="end"/>
      </w:r>
      <w:r w:rsidRPr="00927FC3">
        <w:rPr>
          <w:lang w:val="es-ES"/>
        </w:rPr>
        <w:t>: Distribución de valores de la variable average body count en Handlers</w:t>
      </w:r>
      <w:bookmarkEnd w:id="187"/>
    </w:p>
    <w:p w14:paraId="4D4823B5" w14:textId="77777777" w:rsidR="008475CB" w:rsidRPr="00D91345" w:rsidRDefault="008475CB" w:rsidP="00D91345">
      <w:pPr>
        <w:rPr>
          <w:lang w:val="es-ES_tradnl"/>
        </w:rPr>
      </w:pPr>
    </w:p>
    <w:p w14:paraId="45CC4939" w14:textId="54403ECE" w:rsidR="007D2266" w:rsidRDefault="007D2266" w:rsidP="007D2266">
      <w:pPr>
        <w:pStyle w:val="Ttulo2"/>
        <w:rPr>
          <w:lang w:val="es-ES_tradnl"/>
        </w:rPr>
      </w:pPr>
      <w:bookmarkStart w:id="188" w:name="_Toc171273034"/>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88"/>
    </w:p>
    <w:p w14:paraId="2F4C1253" w14:textId="1CC770B1" w:rsidR="0046161F" w:rsidRPr="0046161F" w:rsidRDefault="008C594A" w:rsidP="008C594A">
      <w:pPr>
        <w:pStyle w:val="Ttulo3"/>
        <w:rPr>
          <w:lang w:val="es-ES_tradnl"/>
        </w:rPr>
      </w:pPr>
      <w:bookmarkStart w:id="189" w:name="_Toc171273035"/>
      <w:r>
        <w:rPr>
          <w:lang w:val="es-ES_tradnl"/>
        </w:rPr>
        <w:t>Categoría sintáctica (category)</w:t>
      </w:r>
      <w:bookmarkEnd w:id="189"/>
    </w:p>
    <w:p w14:paraId="5AC6787F" w14:textId="7844EF79" w:rsidR="00A8237D" w:rsidRDefault="00A8237D" w:rsidP="004D03AD">
      <w:pPr>
        <w:rPr>
          <w:lang w:val="es-ES_tradnl"/>
        </w:rPr>
      </w:pPr>
      <w:r w:rsidRPr="004D03AD">
        <w:rPr>
          <w:lang w:val="es-ES_tradnl"/>
        </w:rPr>
        <w:t xml:space="preserve">La categoría de expresión más utilizada es la de Variable. Por otro lado, la categoría sintáctica </w:t>
      </w:r>
      <w:r w:rsidRPr="004D03AD">
        <w:rPr>
          <w:rFonts w:ascii="Consolas" w:hAnsi="Consolas"/>
          <w:lang w:val="es-ES_tradnl"/>
        </w:rPr>
        <w:t>NoneType</w:t>
      </w:r>
      <w:r w:rsidRPr="004D03AD">
        <w:rPr>
          <w:lang w:val="es-ES_tradnl"/>
        </w:rPr>
        <w:t xml:space="preserve"> no se usa nunca. En el caso de los principiantes, tampoco hacen uso de expresiones </w:t>
      </w:r>
      <w:r w:rsidRPr="004D03AD">
        <w:rPr>
          <w:rFonts w:ascii="Consolas" w:hAnsi="Consolas"/>
          <w:lang w:val="es-ES_tradnl"/>
        </w:rPr>
        <w:t>MatMult</w:t>
      </w:r>
      <w:r w:rsidRPr="004D03AD">
        <w:rPr>
          <w:lang w:val="es-ES_tradnl"/>
        </w:rPr>
        <w:t xml:space="preserve">. Finalmente, </w:t>
      </w:r>
      <w:r w:rsidR="00AE1C16">
        <w:rPr>
          <w:lang w:val="es-ES_tradnl"/>
        </w:rPr>
        <w:t>detectamos como</w:t>
      </w:r>
      <w:r w:rsidRPr="004D03AD">
        <w:rPr>
          <w:lang w:val="es-ES_tradnl"/>
        </w:rPr>
        <w:t xml:space="preserve"> anómalos los valores </w:t>
      </w:r>
      <w:r w:rsidRPr="004D03AD">
        <w:rPr>
          <w:rFonts w:ascii="Consolas" w:hAnsi="Consolas"/>
          <w:lang w:val="es-ES_tradnl"/>
        </w:rPr>
        <w:t>AssignmentExp</w:t>
      </w:r>
      <w:r w:rsidRPr="004D03AD">
        <w:rPr>
          <w:lang w:val="es-ES_tradnl"/>
        </w:rPr>
        <w:t xml:space="preserve">, </w:t>
      </w:r>
      <w:r w:rsidRPr="004D03AD">
        <w:rPr>
          <w:rFonts w:ascii="Consolas" w:hAnsi="Consolas"/>
          <w:lang w:val="es-ES_tradnl"/>
        </w:rPr>
        <w:t>SetComprehension</w:t>
      </w:r>
      <w:r w:rsidRPr="004D03AD">
        <w:rPr>
          <w:lang w:val="es-ES_tradnl"/>
        </w:rPr>
        <w:t xml:space="preserve">, </w:t>
      </w:r>
      <w:r w:rsidRPr="004D03AD">
        <w:rPr>
          <w:rFonts w:ascii="Consolas" w:hAnsi="Consolas"/>
          <w:lang w:val="es-ES_tradnl"/>
        </w:rPr>
        <w:t>MatMult</w:t>
      </w:r>
      <w:r w:rsidRPr="004D03AD">
        <w:rPr>
          <w:lang w:val="es-ES_tradnl"/>
        </w:rPr>
        <w:t xml:space="preserve">, </w:t>
      </w:r>
      <w:r w:rsidRPr="004D03AD">
        <w:rPr>
          <w:rFonts w:ascii="Consolas" w:hAnsi="Consolas"/>
          <w:lang w:val="es-ES_tradnl"/>
        </w:rPr>
        <w:t>YieldFrom</w:t>
      </w:r>
      <w:r w:rsidRPr="004D03AD">
        <w:rPr>
          <w:lang w:val="es-ES_tradnl"/>
        </w:rPr>
        <w:t xml:space="preserve"> y </w:t>
      </w:r>
      <w:r w:rsidRPr="004D03AD">
        <w:rPr>
          <w:rFonts w:ascii="Consolas" w:hAnsi="Consolas"/>
          <w:lang w:val="es-ES_tradnl"/>
        </w:rPr>
        <w:t>UnaryBWNot</w:t>
      </w:r>
      <w:r w:rsidRPr="004D03AD">
        <w:rPr>
          <w:lang w:val="es-ES_tradnl"/>
        </w:rPr>
        <w:t>.</w:t>
      </w:r>
      <w:r w:rsidR="00F9750D">
        <w:rPr>
          <w:lang w:val="es-ES_tradnl"/>
        </w:rPr>
        <w:t xml:space="preserve"> La siguiente gráfica muestra las categorías sintácticas utilizadas en función de la experiencia del programador:</w:t>
      </w:r>
    </w:p>
    <w:p w14:paraId="73657C50" w14:textId="77777777" w:rsidR="00DE54DB" w:rsidRDefault="005B47AE" w:rsidP="00DE54DB">
      <w:pPr>
        <w:keepNext/>
      </w:pPr>
      <w:r w:rsidRPr="005B47AE">
        <w:rPr>
          <w:noProof/>
          <w:lang w:val="es-ES_tradnl"/>
        </w:rPr>
        <w:drawing>
          <wp:inline distT="0" distB="0" distL="0" distR="0" wp14:anchorId="14DCACA6" wp14:editId="3D43C65E">
            <wp:extent cx="5731510" cy="2708910"/>
            <wp:effectExtent l="0" t="0" r="2540" b="0"/>
            <wp:docPr id="1082425715"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5715" name="Imagen 1" descr="Escala de tiempo&#10;&#10;Descripción generada automáticamente"/>
                    <pic:cNvPicPr/>
                  </pic:nvPicPr>
                  <pic:blipFill>
                    <a:blip r:embed="rId31"/>
                    <a:stretch>
                      <a:fillRect/>
                    </a:stretch>
                  </pic:blipFill>
                  <pic:spPr>
                    <a:xfrm>
                      <a:off x="0" y="0"/>
                      <a:ext cx="5731510" cy="2708910"/>
                    </a:xfrm>
                    <a:prstGeom prst="rect">
                      <a:avLst/>
                    </a:prstGeom>
                  </pic:spPr>
                </pic:pic>
              </a:graphicData>
            </a:graphic>
          </wp:inline>
        </w:drawing>
      </w:r>
    </w:p>
    <w:p w14:paraId="699DC4A0" w14:textId="214E8C45" w:rsidR="006E0D94" w:rsidRDefault="00DE54DB" w:rsidP="00DE54DB">
      <w:pPr>
        <w:pStyle w:val="Descripcin"/>
        <w:rPr>
          <w:lang w:val="es-ES_tradnl"/>
        </w:rPr>
      </w:pPr>
      <w:bookmarkStart w:id="190" w:name="_Toc171333439"/>
      <w:r w:rsidRPr="00927FC3">
        <w:rPr>
          <w:lang w:val="es-ES"/>
        </w:rPr>
        <w:t xml:space="preserve">Figura </w:t>
      </w:r>
      <w:r>
        <w:fldChar w:fldCharType="begin"/>
      </w:r>
      <w:r w:rsidRPr="00927FC3">
        <w:rPr>
          <w:lang w:val="es-ES"/>
        </w:rPr>
        <w:instrText xml:space="preserve"> SEQ Figura \* ARABIC </w:instrText>
      </w:r>
      <w:r>
        <w:fldChar w:fldCharType="separate"/>
      </w:r>
      <w:r w:rsidR="00802628">
        <w:rPr>
          <w:noProof/>
          <w:lang w:val="es-ES"/>
        </w:rPr>
        <w:t>17</w:t>
      </w:r>
      <w:r>
        <w:fldChar w:fldCharType="end"/>
      </w:r>
      <w:r w:rsidRPr="00927FC3">
        <w:rPr>
          <w:lang w:val="es-ES"/>
        </w:rPr>
        <w:t>: Distribución de valores de la variable category en Expressions</w:t>
      </w:r>
      <w:bookmarkEnd w:id="190"/>
    </w:p>
    <w:p w14:paraId="2C662193" w14:textId="0BFCFAD4" w:rsidR="004D03AD" w:rsidRPr="004D03AD" w:rsidRDefault="00F45FE3" w:rsidP="00F45FE3">
      <w:pPr>
        <w:pStyle w:val="Ttulo3"/>
        <w:rPr>
          <w:lang w:val="es-ES_tradnl"/>
        </w:rPr>
      </w:pPr>
      <w:bookmarkStart w:id="191" w:name="_Toc171273036"/>
      <w:r>
        <w:rPr>
          <w:lang w:val="es-ES_tradnl"/>
        </w:rPr>
        <w:lastRenderedPageBreak/>
        <w:t>Categoría sintáctica del padre (parent)</w:t>
      </w:r>
      <w:bookmarkEnd w:id="191"/>
    </w:p>
    <w:p w14:paraId="374E1769" w14:textId="6D44B509" w:rsidR="007D2266" w:rsidRDefault="0010459B" w:rsidP="00F45FE3">
      <w:pPr>
        <w:rPr>
          <w:lang w:val="es-ES"/>
        </w:rPr>
      </w:pPr>
      <w:r w:rsidRPr="00F45FE3">
        <w:rPr>
          <w:lang w:val="es-ES"/>
        </w:rPr>
        <w:t xml:space="preserve">En cuanto a la categoría del padre, el valor predominante es </w:t>
      </w:r>
      <w:r w:rsidRPr="00F45FE3">
        <w:rPr>
          <w:rFonts w:ascii="Consolas" w:hAnsi="Consolas"/>
          <w:lang w:val="es-ES_tradnl"/>
        </w:rPr>
        <w:t>Call</w:t>
      </w:r>
      <w:r w:rsidRPr="00F45FE3">
        <w:rPr>
          <w:lang w:val="es-ES"/>
        </w:rPr>
        <w:t xml:space="preserve">. Los valores </w:t>
      </w:r>
      <w:r w:rsidRPr="00F45FE3">
        <w:rPr>
          <w:rFonts w:ascii="Consolas" w:hAnsi="Consolas"/>
          <w:lang w:val="es-ES"/>
        </w:rPr>
        <w:t>AsyncWith</w:t>
      </w:r>
      <w:r w:rsidRPr="00F45FE3">
        <w:rPr>
          <w:lang w:val="es-ES"/>
        </w:rPr>
        <w:t xml:space="preserve">, </w:t>
      </w:r>
      <w:r w:rsidRPr="00F45FE3">
        <w:rPr>
          <w:rFonts w:ascii="Consolas" w:hAnsi="Consolas"/>
          <w:lang w:val="es-ES"/>
        </w:rPr>
        <w:t>AssignmentExp</w:t>
      </w:r>
      <w:r w:rsidRPr="00F45FE3">
        <w:rPr>
          <w:lang w:val="es-ES"/>
        </w:rPr>
        <w:t xml:space="preserve">, </w:t>
      </w:r>
      <w:r w:rsidRPr="00F45FE3">
        <w:rPr>
          <w:rFonts w:ascii="Consolas" w:hAnsi="Consolas"/>
          <w:lang w:val="es-ES"/>
        </w:rPr>
        <w:t>Match</w:t>
      </w:r>
      <w:r w:rsidRPr="00F45FE3">
        <w:rPr>
          <w:lang w:val="es-ES"/>
        </w:rPr>
        <w:t xml:space="preserve">, </w:t>
      </w:r>
      <w:r w:rsidRPr="00F45FE3">
        <w:rPr>
          <w:rFonts w:ascii="Consolas" w:hAnsi="Consolas"/>
          <w:lang w:val="es-ES"/>
        </w:rPr>
        <w:t>UnaryBWNot</w:t>
      </w:r>
      <w:r w:rsidRPr="00F45FE3">
        <w:rPr>
          <w:lang w:val="es-ES"/>
        </w:rPr>
        <w:t xml:space="preserve"> y </w:t>
      </w:r>
      <w:r w:rsidRPr="00F45FE3">
        <w:rPr>
          <w:rFonts w:ascii="Consolas" w:hAnsi="Consolas"/>
          <w:lang w:val="es-ES"/>
        </w:rPr>
        <w:t>MatMult</w:t>
      </w:r>
      <w:r w:rsidRPr="00F45FE3">
        <w:rPr>
          <w:lang w:val="es-ES"/>
        </w:rPr>
        <w:t xml:space="preserve"> fueron identificados como anómalos.</w:t>
      </w:r>
      <w:r w:rsidR="00F9750D">
        <w:rPr>
          <w:lang w:val="es-ES"/>
        </w:rPr>
        <w:t xml:space="preserve"> La siguiente gráfica muestra los datos utilizados para este análisis:</w:t>
      </w:r>
    </w:p>
    <w:p w14:paraId="2A14CC46" w14:textId="77777777" w:rsidR="00DE54DB" w:rsidRDefault="005B47AE" w:rsidP="00DE54DB">
      <w:pPr>
        <w:keepNext/>
      </w:pPr>
      <w:r w:rsidRPr="005B47AE">
        <w:rPr>
          <w:noProof/>
          <w:lang w:val="es-ES"/>
        </w:rPr>
        <w:drawing>
          <wp:inline distT="0" distB="0" distL="0" distR="0" wp14:anchorId="0DFE0969" wp14:editId="6EC03014">
            <wp:extent cx="5731510" cy="2708910"/>
            <wp:effectExtent l="0" t="0" r="2540" b="0"/>
            <wp:docPr id="7248718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1852" name="Imagen 1" descr="Interfaz de usuario gráfica, Texto&#10;&#10;Descripción generada automáticamente"/>
                    <pic:cNvPicPr/>
                  </pic:nvPicPr>
                  <pic:blipFill>
                    <a:blip r:embed="rId32"/>
                    <a:stretch>
                      <a:fillRect/>
                    </a:stretch>
                  </pic:blipFill>
                  <pic:spPr>
                    <a:xfrm>
                      <a:off x="0" y="0"/>
                      <a:ext cx="5731510" cy="2708910"/>
                    </a:xfrm>
                    <a:prstGeom prst="rect">
                      <a:avLst/>
                    </a:prstGeom>
                  </pic:spPr>
                </pic:pic>
              </a:graphicData>
            </a:graphic>
          </wp:inline>
        </w:drawing>
      </w:r>
    </w:p>
    <w:p w14:paraId="7D461123" w14:textId="145CC69F" w:rsidR="005B47AE" w:rsidRDefault="00DE54DB" w:rsidP="00DE54DB">
      <w:pPr>
        <w:pStyle w:val="Descripcin"/>
        <w:rPr>
          <w:lang w:val="es-ES"/>
        </w:rPr>
      </w:pPr>
      <w:bookmarkStart w:id="192" w:name="_Toc171333440"/>
      <w:r w:rsidRPr="00927FC3">
        <w:rPr>
          <w:lang w:val="es-ES"/>
        </w:rPr>
        <w:t xml:space="preserve">Figura </w:t>
      </w:r>
      <w:r>
        <w:fldChar w:fldCharType="begin"/>
      </w:r>
      <w:r w:rsidRPr="00927FC3">
        <w:rPr>
          <w:lang w:val="es-ES"/>
        </w:rPr>
        <w:instrText xml:space="preserve"> SEQ Figura \* ARABIC </w:instrText>
      </w:r>
      <w:r>
        <w:fldChar w:fldCharType="separate"/>
      </w:r>
      <w:r w:rsidR="00802628">
        <w:rPr>
          <w:noProof/>
          <w:lang w:val="es-ES"/>
        </w:rPr>
        <w:t>18</w:t>
      </w:r>
      <w:r>
        <w:fldChar w:fldCharType="end"/>
      </w:r>
      <w:r w:rsidRPr="00927FC3">
        <w:rPr>
          <w:lang w:val="es-ES"/>
        </w:rPr>
        <w:t>: Distribución de valores de la variable parent en Expressions</w:t>
      </w:r>
      <w:bookmarkEnd w:id="192"/>
    </w:p>
    <w:p w14:paraId="1A311434" w14:textId="125D1F83" w:rsidR="00F45FE3" w:rsidRPr="00F45FE3" w:rsidRDefault="00F45FE3" w:rsidP="00F45FE3">
      <w:pPr>
        <w:pStyle w:val="Ttulo3"/>
        <w:rPr>
          <w:lang w:val="es-ES_tradnl"/>
        </w:rPr>
      </w:pPr>
      <w:bookmarkStart w:id="193" w:name="_Toc171273037"/>
      <w:r>
        <w:rPr>
          <w:lang w:val="es-ES_tradnl"/>
        </w:rPr>
        <w:t>Categoría sintáctica del primer padre (first child category)</w:t>
      </w:r>
      <w:bookmarkEnd w:id="193"/>
    </w:p>
    <w:p w14:paraId="49E4D5B6" w14:textId="307BCF4D" w:rsidR="007D2266" w:rsidRDefault="00AE1C16" w:rsidP="00F45FE3">
      <w:pPr>
        <w:rPr>
          <w:lang w:val="es-ES_tradnl"/>
        </w:rPr>
      </w:pPr>
      <w:r>
        <w:rPr>
          <w:lang w:val="es-ES"/>
        </w:rPr>
        <w:t>Detectamos como</w:t>
      </w:r>
      <w:r w:rsidR="0010459B" w:rsidRPr="00F45FE3">
        <w:rPr>
          <w:lang w:val="es-ES"/>
        </w:rPr>
        <w:t xml:space="preserve"> anómalos los primeros hijos de las expresiones con las categorías</w:t>
      </w:r>
      <w:r w:rsidR="0010459B" w:rsidRPr="00F45FE3">
        <w:rPr>
          <w:lang w:val="es-ES_tradnl"/>
        </w:rPr>
        <w:t xml:space="preserve"> </w:t>
      </w:r>
      <w:r w:rsidR="0010459B" w:rsidRPr="00F45FE3">
        <w:rPr>
          <w:rFonts w:ascii="Consolas" w:hAnsi="Consolas"/>
          <w:lang w:val="es-ES"/>
        </w:rPr>
        <w:t>AssignmentExp</w:t>
      </w:r>
      <w:r w:rsidR="0010459B" w:rsidRPr="00F45FE3">
        <w:rPr>
          <w:lang w:val="es-ES"/>
        </w:rPr>
        <w:t xml:space="preserve">, </w:t>
      </w:r>
      <w:r w:rsidR="0010459B" w:rsidRPr="00F45FE3">
        <w:rPr>
          <w:rFonts w:ascii="Consolas" w:hAnsi="Consolas"/>
          <w:lang w:val="es-ES"/>
        </w:rPr>
        <w:t>SetComprehension</w:t>
      </w:r>
      <w:r w:rsidR="0010459B" w:rsidRPr="00F45FE3">
        <w:rPr>
          <w:lang w:val="es-ES"/>
        </w:rPr>
        <w:t xml:space="preserve">, </w:t>
      </w:r>
      <w:r w:rsidR="0010459B" w:rsidRPr="00F45FE3">
        <w:rPr>
          <w:rFonts w:ascii="Consolas" w:hAnsi="Consolas"/>
          <w:lang w:val="es-ES"/>
        </w:rPr>
        <w:t>DictComprehension</w:t>
      </w:r>
      <w:r w:rsidR="0010459B" w:rsidRPr="00F45FE3">
        <w:rPr>
          <w:lang w:val="es-ES"/>
        </w:rPr>
        <w:t xml:space="preserve">, </w:t>
      </w:r>
      <w:r w:rsidR="0010459B" w:rsidRPr="00F45FE3">
        <w:rPr>
          <w:rFonts w:ascii="Consolas" w:hAnsi="Consolas"/>
          <w:lang w:val="es-ES"/>
        </w:rPr>
        <w:t>NoneType</w:t>
      </w:r>
      <w:r w:rsidR="0010459B" w:rsidRPr="00F45FE3">
        <w:rPr>
          <w:lang w:val="es-ES"/>
        </w:rPr>
        <w:t xml:space="preserve">, </w:t>
      </w:r>
      <w:r w:rsidR="0010459B" w:rsidRPr="00F45FE3">
        <w:rPr>
          <w:rFonts w:ascii="Consolas" w:hAnsi="Consolas"/>
          <w:lang w:val="es-ES"/>
        </w:rPr>
        <w:t>Shift</w:t>
      </w:r>
      <w:r w:rsidR="0010459B" w:rsidRPr="00F45FE3">
        <w:rPr>
          <w:lang w:val="es-ES"/>
        </w:rPr>
        <w:t xml:space="preserve">, </w:t>
      </w:r>
      <w:r w:rsidR="0010459B" w:rsidRPr="00F45FE3">
        <w:rPr>
          <w:rFonts w:ascii="Consolas" w:hAnsi="Consolas"/>
          <w:lang w:val="es-ES"/>
        </w:rPr>
        <w:t>Lambda</w:t>
      </w:r>
      <w:r w:rsidR="0010459B" w:rsidRPr="00F45FE3">
        <w:rPr>
          <w:lang w:val="es-ES"/>
        </w:rPr>
        <w:t xml:space="preserve">, </w:t>
      </w:r>
      <w:r w:rsidR="0010459B" w:rsidRPr="00F45FE3">
        <w:rPr>
          <w:rFonts w:ascii="Consolas" w:hAnsi="Consolas"/>
          <w:lang w:val="es-ES"/>
        </w:rPr>
        <w:t>GeneratorComprehension</w:t>
      </w:r>
      <w:r w:rsidR="0010459B" w:rsidRPr="00F45FE3">
        <w:rPr>
          <w:lang w:val="es-ES"/>
        </w:rPr>
        <w:t xml:space="preserve">, </w:t>
      </w:r>
      <w:r w:rsidR="0010459B" w:rsidRPr="00F45FE3">
        <w:rPr>
          <w:rFonts w:ascii="Consolas" w:hAnsi="Consolas"/>
          <w:lang w:val="es-ES"/>
        </w:rPr>
        <w:t>MatMult</w:t>
      </w:r>
      <w:r w:rsidR="0010459B" w:rsidRPr="00F45FE3">
        <w:rPr>
          <w:lang w:val="es-ES"/>
        </w:rPr>
        <w:t xml:space="preserve">, </w:t>
      </w:r>
      <w:r w:rsidR="0010459B" w:rsidRPr="00F45FE3">
        <w:rPr>
          <w:rFonts w:ascii="Consolas" w:hAnsi="Consolas"/>
          <w:lang w:val="es-ES"/>
        </w:rPr>
        <w:t>Await</w:t>
      </w:r>
      <w:r w:rsidR="0010459B" w:rsidRPr="00F45FE3">
        <w:rPr>
          <w:lang w:val="es-ES"/>
        </w:rPr>
        <w:t xml:space="preserve">, </w:t>
      </w:r>
      <w:r w:rsidR="0010459B" w:rsidRPr="00F45FE3">
        <w:rPr>
          <w:rFonts w:ascii="Consolas" w:hAnsi="Consolas"/>
          <w:lang w:val="es-ES"/>
        </w:rPr>
        <w:t>UnaryBWNot</w:t>
      </w:r>
      <w:r w:rsidR="0010459B" w:rsidRPr="00F45FE3">
        <w:rPr>
          <w:lang w:val="es-ES"/>
        </w:rPr>
        <w:t xml:space="preserve">, </w:t>
      </w:r>
      <w:r w:rsidR="0010459B" w:rsidRPr="00F45FE3">
        <w:rPr>
          <w:rFonts w:ascii="Consolas" w:hAnsi="Consolas"/>
          <w:lang w:val="es-ES"/>
        </w:rPr>
        <w:t>Star</w:t>
      </w:r>
      <w:r w:rsidR="0010459B" w:rsidRPr="00F45FE3">
        <w:rPr>
          <w:lang w:val="es-ES"/>
        </w:rPr>
        <w:t xml:space="preserve"> o </w:t>
      </w:r>
      <w:r w:rsidR="0010459B" w:rsidRPr="00F45FE3">
        <w:rPr>
          <w:rFonts w:ascii="Consolas" w:hAnsi="Consolas"/>
          <w:lang w:val="es-ES"/>
        </w:rPr>
        <w:t>EllipsisLiteral</w:t>
      </w:r>
      <w:r w:rsidR="0010459B" w:rsidRPr="00F45FE3">
        <w:rPr>
          <w:lang w:val="es-ES_tradnl"/>
        </w:rPr>
        <w:t xml:space="preserve">. Además, las categorías </w:t>
      </w:r>
      <w:r w:rsidR="0010459B" w:rsidRPr="00F45FE3">
        <w:rPr>
          <w:rFonts w:ascii="Consolas" w:hAnsi="Consolas"/>
          <w:lang w:val="es-ES"/>
        </w:rPr>
        <w:t>YieldFrom</w:t>
      </w:r>
      <w:r w:rsidR="0010459B" w:rsidRPr="00F45FE3">
        <w:rPr>
          <w:lang w:val="es-ES"/>
        </w:rPr>
        <w:t xml:space="preserve">, </w:t>
      </w:r>
      <w:r w:rsidR="0010459B" w:rsidRPr="00F45FE3">
        <w:rPr>
          <w:rFonts w:ascii="Consolas" w:hAnsi="Consolas"/>
          <w:lang w:val="es-ES"/>
        </w:rPr>
        <w:t>Yield</w:t>
      </w:r>
      <w:r w:rsidR="0010459B" w:rsidRPr="00F45FE3">
        <w:rPr>
          <w:lang w:val="es-ES"/>
        </w:rPr>
        <w:t xml:space="preserve"> y </w:t>
      </w:r>
      <w:r w:rsidR="0010459B" w:rsidRPr="00F45FE3">
        <w:rPr>
          <w:rFonts w:ascii="Consolas" w:hAnsi="Consolas"/>
          <w:lang w:val="es-ES"/>
        </w:rPr>
        <w:t>Parameter</w:t>
      </w:r>
      <w:r w:rsidR="0010459B" w:rsidRPr="00F45FE3">
        <w:rPr>
          <w:lang w:val="es-ES_tradnl"/>
        </w:rPr>
        <w:t xml:space="preserve"> nunca se usan como primer hijo.</w:t>
      </w:r>
      <w:r w:rsidR="00F9750D">
        <w:rPr>
          <w:lang w:val="es-ES_tradnl"/>
        </w:rPr>
        <w:t xml:space="preserve"> Todo esto se puede apreciar en la siguiente gráfica:</w:t>
      </w:r>
    </w:p>
    <w:p w14:paraId="3C58B32F" w14:textId="77777777" w:rsidR="00DE54DB" w:rsidRDefault="0047612A" w:rsidP="00DE54DB">
      <w:pPr>
        <w:keepNext/>
      </w:pPr>
      <w:r w:rsidRPr="0047612A">
        <w:rPr>
          <w:noProof/>
          <w:lang w:val="es-ES_tradnl"/>
        </w:rPr>
        <w:drawing>
          <wp:inline distT="0" distB="0" distL="0" distR="0" wp14:anchorId="6AE80BAE" wp14:editId="542AFACF">
            <wp:extent cx="5731510" cy="2708910"/>
            <wp:effectExtent l="0" t="0" r="2540" b="0"/>
            <wp:docPr id="20046682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68205" name="Imagen 1" descr="Texto&#10;&#10;Descripción generada automáticamente"/>
                    <pic:cNvPicPr/>
                  </pic:nvPicPr>
                  <pic:blipFill>
                    <a:blip r:embed="rId33"/>
                    <a:stretch>
                      <a:fillRect/>
                    </a:stretch>
                  </pic:blipFill>
                  <pic:spPr>
                    <a:xfrm>
                      <a:off x="0" y="0"/>
                      <a:ext cx="5731510" cy="2708910"/>
                    </a:xfrm>
                    <a:prstGeom prst="rect">
                      <a:avLst/>
                    </a:prstGeom>
                  </pic:spPr>
                </pic:pic>
              </a:graphicData>
            </a:graphic>
          </wp:inline>
        </w:drawing>
      </w:r>
    </w:p>
    <w:p w14:paraId="3E7A81AC" w14:textId="006D2DDF" w:rsidR="00735B0A" w:rsidRDefault="00DE54DB" w:rsidP="00DE54DB">
      <w:pPr>
        <w:pStyle w:val="Descripcin"/>
        <w:rPr>
          <w:lang w:val="es-ES_tradnl"/>
        </w:rPr>
      </w:pPr>
      <w:bookmarkStart w:id="194" w:name="_Toc171333441"/>
      <w:r w:rsidRPr="00927FC3">
        <w:rPr>
          <w:lang w:val="es-ES"/>
        </w:rPr>
        <w:t xml:space="preserve">Figura </w:t>
      </w:r>
      <w:r>
        <w:fldChar w:fldCharType="begin"/>
      </w:r>
      <w:r w:rsidRPr="00927FC3">
        <w:rPr>
          <w:lang w:val="es-ES"/>
        </w:rPr>
        <w:instrText xml:space="preserve"> SEQ Figura \* ARABIC </w:instrText>
      </w:r>
      <w:r>
        <w:fldChar w:fldCharType="separate"/>
      </w:r>
      <w:r w:rsidR="00802628">
        <w:rPr>
          <w:noProof/>
          <w:lang w:val="es-ES"/>
        </w:rPr>
        <w:t>19</w:t>
      </w:r>
      <w:r>
        <w:fldChar w:fldCharType="end"/>
      </w:r>
      <w:r w:rsidRPr="00927FC3">
        <w:rPr>
          <w:lang w:val="es-ES"/>
        </w:rPr>
        <w:t>: Distribución de valores de la variable first child category en Expressions</w:t>
      </w:r>
      <w:bookmarkEnd w:id="194"/>
    </w:p>
    <w:p w14:paraId="44A05A14" w14:textId="780BF7DA" w:rsidR="00F45FE3" w:rsidRPr="00F45FE3" w:rsidRDefault="00F3380D" w:rsidP="00F45FE3">
      <w:pPr>
        <w:pStyle w:val="Ttulo3"/>
        <w:rPr>
          <w:lang w:val="es-ES_tradnl"/>
        </w:rPr>
      </w:pPr>
      <w:bookmarkStart w:id="195" w:name="_Toc171273038"/>
      <w:r>
        <w:rPr>
          <w:lang w:val="es-ES_tradnl"/>
        </w:rPr>
        <w:lastRenderedPageBreak/>
        <w:t>Rol de la expresión (expression role)</w:t>
      </w:r>
      <w:bookmarkEnd w:id="195"/>
    </w:p>
    <w:p w14:paraId="5F2BDBB8" w14:textId="12F25CAE" w:rsidR="007839A8" w:rsidRDefault="007839A8" w:rsidP="00F3380D">
      <w:pPr>
        <w:rPr>
          <w:lang w:val="es-ES_tradnl"/>
        </w:rPr>
      </w:pPr>
      <w:r w:rsidRPr="00F3380D">
        <w:rPr>
          <w:lang w:val="es-ES_tradnl"/>
        </w:rPr>
        <w:t xml:space="preserve">Respecto a el rol de la expresión, el valor más frecuente es </w:t>
      </w:r>
      <w:r w:rsidRPr="00F3380D">
        <w:rPr>
          <w:rFonts w:ascii="Consolas" w:hAnsi="Consolas"/>
          <w:lang w:val="es-ES"/>
        </w:rPr>
        <w:t>CallArg</w:t>
      </w:r>
      <w:r w:rsidR="00321EE3" w:rsidRPr="00F3380D">
        <w:rPr>
          <w:lang w:val="es-ES"/>
        </w:rPr>
        <w:t xml:space="preserve">. </w:t>
      </w:r>
      <w:r w:rsidR="00321EE3" w:rsidRPr="00F3380D">
        <w:rPr>
          <w:lang w:val="es-ES_tradnl"/>
        </w:rPr>
        <w:t>S</w:t>
      </w:r>
      <w:r w:rsidRPr="00F3380D">
        <w:rPr>
          <w:lang w:val="es-ES_tradnl"/>
        </w:rPr>
        <w:t>in embargo, en el caso de los principiantes</w:t>
      </w:r>
      <w:r w:rsidR="00321EE3" w:rsidRPr="00F3380D">
        <w:rPr>
          <w:lang w:val="es-ES_tradnl"/>
        </w:rPr>
        <w:t>,</w:t>
      </w:r>
      <w:r w:rsidRPr="00F3380D">
        <w:rPr>
          <w:lang w:val="es-ES_tradnl"/>
        </w:rPr>
        <w:t xml:space="preserve"> es </w:t>
      </w:r>
      <w:r w:rsidRPr="00F3380D">
        <w:rPr>
          <w:rFonts w:ascii="Consolas" w:hAnsi="Consolas"/>
          <w:lang w:val="es-ES"/>
        </w:rPr>
        <w:t>TupleLiteral</w:t>
      </w:r>
      <w:r w:rsidRPr="00F3380D">
        <w:rPr>
          <w:lang w:val="es-ES_tradnl"/>
        </w:rPr>
        <w:t xml:space="preserve">. En este </w:t>
      </w:r>
      <w:r w:rsidR="00321EE3" w:rsidRPr="00F3380D">
        <w:rPr>
          <w:lang w:val="es-ES_tradnl"/>
        </w:rPr>
        <w:t>análisis</w:t>
      </w:r>
      <w:r w:rsidRPr="00F3380D">
        <w:rPr>
          <w:lang w:val="es-ES_tradnl"/>
        </w:rPr>
        <w:t xml:space="preserve">, 13 de las 79 </w:t>
      </w:r>
      <w:r w:rsidR="00321EE3" w:rsidRPr="00F3380D">
        <w:rPr>
          <w:lang w:val="es-ES_tradnl"/>
        </w:rPr>
        <w:t>categorías</w:t>
      </w:r>
      <w:r w:rsidRPr="00F3380D">
        <w:rPr>
          <w:lang w:val="es-ES_tradnl"/>
        </w:rPr>
        <w:t xml:space="preserve"> posibles fueron identificadas como anómalas (</w:t>
      </w:r>
      <w:r w:rsidR="00321EE3" w:rsidRPr="00F3380D">
        <w:rPr>
          <w:lang w:val="es-ES_tradnl"/>
        </w:rPr>
        <w:t xml:space="preserve">véase </w:t>
      </w:r>
      <w:r w:rsidR="00321EE3" w:rsidRPr="00F3380D">
        <w:rPr>
          <w:lang w:val="es-ES_tradnl"/>
        </w:rPr>
        <w:fldChar w:fldCharType="begin"/>
      </w:r>
      <w:r w:rsidR="00321EE3" w:rsidRPr="00F3380D">
        <w:rPr>
          <w:lang w:val="es-ES_tradnl"/>
        </w:rPr>
        <w:instrText xml:space="preserve"> REF _Ref169779488 \w \h </w:instrText>
      </w:r>
      <w:r w:rsidR="00321EE3" w:rsidRPr="00F3380D">
        <w:rPr>
          <w:lang w:val="es-ES_tradnl"/>
        </w:rPr>
      </w:r>
      <w:r w:rsidR="00321EE3" w:rsidRPr="00F3380D">
        <w:rPr>
          <w:lang w:val="es-ES_tradnl"/>
        </w:rPr>
        <w:fldChar w:fldCharType="separate"/>
      </w:r>
      <w:r w:rsidR="0049669E">
        <w:rPr>
          <w:lang w:val="es-ES_tradnl"/>
        </w:rPr>
        <w:t>9.2.10</w:t>
      </w:r>
      <w:r w:rsidR="00321EE3" w:rsidRPr="00F3380D">
        <w:rPr>
          <w:lang w:val="es-ES_tradnl"/>
        </w:rPr>
        <w:fldChar w:fldCharType="end"/>
      </w:r>
      <w:r w:rsidRPr="00F3380D">
        <w:rPr>
          <w:lang w:val="es-ES_tradnl"/>
        </w:rPr>
        <w:t>).</w:t>
      </w:r>
      <w:r w:rsidR="00F9750D">
        <w:rPr>
          <w:lang w:val="es-ES_tradnl"/>
        </w:rPr>
        <w:t xml:space="preserve"> </w:t>
      </w:r>
      <w:r w:rsidR="0016784E">
        <w:rPr>
          <w:lang w:val="es-ES_tradnl"/>
        </w:rPr>
        <w:t>En la siguiente figura se puede apreciar el uso de dichas categorías:</w:t>
      </w:r>
    </w:p>
    <w:p w14:paraId="77BB1363" w14:textId="77777777" w:rsidR="00DE54DB" w:rsidRDefault="00735B0A" w:rsidP="00DE54DB">
      <w:pPr>
        <w:keepNext/>
      </w:pPr>
      <w:r w:rsidRPr="00735B0A">
        <w:rPr>
          <w:noProof/>
          <w:lang w:val="es-ES_tradnl"/>
        </w:rPr>
        <w:drawing>
          <wp:inline distT="0" distB="0" distL="0" distR="0" wp14:anchorId="3A9CB019" wp14:editId="36258DB2">
            <wp:extent cx="6302375" cy="3708400"/>
            <wp:effectExtent l="0" t="0" r="3175" b="6350"/>
            <wp:docPr id="20014213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130" name="Imagen 1" descr="Captura de pantalla de computadora&#10;&#10;Descripción generada automáticamente"/>
                    <pic:cNvPicPr/>
                  </pic:nvPicPr>
                  <pic:blipFill>
                    <a:blip r:embed="rId34"/>
                    <a:stretch>
                      <a:fillRect/>
                    </a:stretch>
                  </pic:blipFill>
                  <pic:spPr>
                    <a:xfrm>
                      <a:off x="0" y="0"/>
                      <a:ext cx="6302375" cy="3708400"/>
                    </a:xfrm>
                    <a:prstGeom prst="rect">
                      <a:avLst/>
                    </a:prstGeom>
                  </pic:spPr>
                </pic:pic>
              </a:graphicData>
            </a:graphic>
          </wp:inline>
        </w:drawing>
      </w:r>
    </w:p>
    <w:p w14:paraId="0F95B3D6" w14:textId="51A7BE32" w:rsidR="00735B0A" w:rsidRPr="00F3380D" w:rsidRDefault="00DE54DB" w:rsidP="00DE54DB">
      <w:pPr>
        <w:pStyle w:val="Descripcin"/>
        <w:rPr>
          <w:lang w:val="es-ES_tradnl"/>
        </w:rPr>
      </w:pPr>
      <w:bookmarkStart w:id="196" w:name="_Toc171333442"/>
      <w:r w:rsidRPr="00927FC3">
        <w:rPr>
          <w:lang w:val="es-ES"/>
        </w:rPr>
        <w:t xml:space="preserve">Figura </w:t>
      </w:r>
      <w:r>
        <w:fldChar w:fldCharType="begin"/>
      </w:r>
      <w:r w:rsidRPr="00927FC3">
        <w:rPr>
          <w:lang w:val="es-ES"/>
        </w:rPr>
        <w:instrText xml:space="preserve"> SEQ Figura \* ARABIC </w:instrText>
      </w:r>
      <w:r>
        <w:fldChar w:fldCharType="separate"/>
      </w:r>
      <w:r w:rsidR="00802628">
        <w:rPr>
          <w:noProof/>
          <w:lang w:val="es-ES"/>
        </w:rPr>
        <w:t>20</w:t>
      </w:r>
      <w:r>
        <w:fldChar w:fldCharType="end"/>
      </w:r>
      <w:r w:rsidRPr="00927FC3">
        <w:rPr>
          <w:lang w:val="es-ES"/>
        </w:rPr>
        <w:t>: Distribución de valores de la variable expressions role en Expressions</w:t>
      </w:r>
      <w:bookmarkEnd w:id="196"/>
    </w:p>
    <w:p w14:paraId="2B6F6640" w14:textId="77777777" w:rsidR="007D2266" w:rsidRDefault="007D2266" w:rsidP="007D2266">
      <w:pPr>
        <w:pStyle w:val="Ttulo2"/>
      </w:pPr>
      <w:bookmarkStart w:id="197" w:name="_Toc171273039"/>
      <w:r>
        <w:t>Comprehensions</w:t>
      </w:r>
      <w:bookmarkEnd w:id="197"/>
    </w:p>
    <w:p w14:paraId="6BB268D5" w14:textId="3B0CD275" w:rsidR="007D2266" w:rsidRDefault="00052CF5" w:rsidP="006516D6">
      <w:pPr>
        <w:rPr>
          <w:rFonts w:asciiTheme="minorHAnsi" w:hAnsiTheme="minorHAnsi" w:cstheme="minorHAnsi"/>
          <w:lang w:val="es-ES"/>
        </w:rPr>
      </w:pPr>
      <w:r>
        <w:rPr>
          <w:rFonts w:asciiTheme="minorHAnsi" w:hAnsiTheme="minorHAnsi" w:cstheme="minorHAnsi"/>
          <w:lang w:val="es-ES"/>
        </w:rPr>
        <w:t>Hemos</w:t>
      </w:r>
      <w:r w:rsidR="007D2266" w:rsidRPr="006516D6">
        <w:rPr>
          <w:rFonts w:asciiTheme="minorHAnsi" w:hAnsiTheme="minorHAnsi" w:cstheme="minorHAnsi"/>
          <w:lang w:val="es-ES"/>
        </w:rPr>
        <w:t xml:space="preserve"> detectado como anómalas las </w:t>
      </w:r>
      <w:r w:rsidR="007D2266" w:rsidRPr="006516D6">
        <w:rPr>
          <w:rFonts w:asciiTheme="minorHAnsi" w:hAnsiTheme="minorHAnsi" w:cstheme="minorHAnsi"/>
          <w:i/>
          <w:iCs/>
          <w:lang w:val="es-ES"/>
        </w:rPr>
        <w:t>comprehensions</w:t>
      </w:r>
      <w:r w:rsidR="007D2266" w:rsidRPr="006516D6">
        <w:rPr>
          <w:rFonts w:asciiTheme="minorHAnsi" w:hAnsiTheme="minorHAnsi" w:cstheme="minorHAnsi"/>
          <w:lang w:val="es-ES"/>
        </w:rPr>
        <w:t xml:space="preserve"> asíncronas. En el caso de los principiantes, no </w:t>
      </w:r>
      <w:r>
        <w:rPr>
          <w:rFonts w:asciiTheme="minorHAnsi" w:hAnsiTheme="minorHAnsi" w:cstheme="minorHAnsi"/>
          <w:lang w:val="es-ES"/>
        </w:rPr>
        <w:t>hemos</w:t>
      </w:r>
      <w:r w:rsidR="007D2266" w:rsidRPr="006516D6">
        <w:rPr>
          <w:rFonts w:asciiTheme="minorHAnsi" w:hAnsiTheme="minorHAnsi" w:cstheme="minorHAnsi"/>
          <w:lang w:val="es-ES"/>
        </w:rPr>
        <w:t xml:space="preserve"> detectado ninguna de este tipo.</w:t>
      </w:r>
    </w:p>
    <w:p w14:paraId="66F11CB8" w14:textId="66113A1A" w:rsidR="00C523B1" w:rsidRPr="00C523B1" w:rsidRDefault="00F37474" w:rsidP="00C523B1">
      <w:pPr>
        <w:rPr>
          <w:rFonts w:asciiTheme="minorHAnsi" w:hAnsiTheme="minorHAnsi" w:cstheme="minorHAnsi"/>
          <w:lang w:val="es-ES"/>
        </w:rPr>
      </w:pPr>
      <w:r>
        <w:rPr>
          <w:rFonts w:asciiTheme="minorHAnsi" w:hAnsiTheme="minorHAnsi" w:cstheme="minorHAnsi"/>
          <w:lang w:val="es-ES"/>
        </w:rPr>
        <w:t>Las comprehensions son estructuras de generación de listas, tuplas o sets</w:t>
      </w:r>
      <w:r w:rsidR="00F15E76">
        <w:rPr>
          <w:rFonts w:asciiTheme="minorHAnsi" w:hAnsiTheme="minorHAnsi" w:cstheme="minorHAnsi"/>
          <w:lang w:val="es-ES"/>
        </w:rPr>
        <w:t>. Normalmente, toman listas o valores como parámetro, aplican operaciones o condiciones, y generan otra lista como retorno.</w:t>
      </w:r>
    </w:p>
    <w:p w14:paraId="2964B036" w14:textId="5DBC663C" w:rsidR="00C523B1" w:rsidRDefault="005E60DF" w:rsidP="00C523B1">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numbers2 = </w:t>
      </w:r>
      <w:r w:rsidR="00C523B1">
        <w:rPr>
          <w:rFonts w:ascii="Courier" w:hAnsi="Courier"/>
          <w:sz w:val="18"/>
          <w:szCs w:val="20"/>
        </w:rPr>
        <w:t>{x: x**2 for x in numbers}</w:t>
      </w:r>
    </w:p>
    <w:p w14:paraId="16CD9123" w14:textId="5C832112" w:rsidR="00C523B1" w:rsidRPr="00C523B1" w:rsidRDefault="00C523B1" w:rsidP="00C523B1">
      <w:pPr>
        <w:rPr>
          <w:lang w:val="es-ES"/>
        </w:rPr>
      </w:pPr>
      <w:r w:rsidRPr="00C523B1">
        <w:rPr>
          <w:lang w:val="es-ES"/>
        </w:rPr>
        <w:t>Este ejemplo, toma una l</w:t>
      </w:r>
      <w:r>
        <w:rPr>
          <w:lang w:val="es-ES"/>
        </w:rPr>
        <w:t xml:space="preserve">ista llamada numbers y genera otra lista </w:t>
      </w:r>
      <w:r w:rsidR="005E60DF">
        <w:rPr>
          <w:lang w:val="es-ES"/>
        </w:rPr>
        <w:t>con los valores cuadrados de la lista original.</w:t>
      </w:r>
    </w:p>
    <w:p w14:paraId="366CAD70" w14:textId="4ACF5470" w:rsidR="007D2266" w:rsidRPr="004D71E2" w:rsidRDefault="00537C80" w:rsidP="007D2266">
      <w:pPr>
        <w:pStyle w:val="Ttulo2"/>
        <w:rPr>
          <w:lang w:val="es-ES_tradnl"/>
        </w:rPr>
      </w:pPr>
      <w:bookmarkStart w:id="198" w:name="_Toc171273040"/>
      <w:r w:rsidRPr="004D71E2">
        <w:rPr>
          <w:lang w:val="es-ES_tradnl"/>
        </w:rPr>
        <w:t>CallArgs</w:t>
      </w:r>
      <w:bookmarkEnd w:id="198"/>
    </w:p>
    <w:p w14:paraId="323CDEC7" w14:textId="4A3264C1" w:rsidR="007D2266" w:rsidRPr="006516D6" w:rsidRDefault="00AE1C16" w:rsidP="006516D6">
      <w:pPr>
        <w:rPr>
          <w:lang w:val="es-ES_tradnl"/>
        </w:rPr>
      </w:pPr>
      <w:r>
        <w:rPr>
          <w:lang w:val="es-ES_tradnl"/>
        </w:rPr>
        <w:t>Detectamos como</w:t>
      </w:r>
      <w:r w:rsidR="004D71E2" w:rsidRPr="006516D6">
        <w:rPr>
          <w:lang w:val="es-ES_tradnl"/>
        </w:rPr>
        <w:t xml:space="preserve"> anómalas las invocaciones que utilicen argumentos pasados por nombre o </w:t>
      </w:r>
      <w:r w:rsidR="004D71E2" w:rsidRPr="006516D6">
        <w:rPr>
          <w:i/>
          <w:iCs/>
          <w:lang w:val="es-ES_tradnl"/>
        </w:rPr>
        <w:t>double star</w:t>
      </w:r>
      <w:r w:rsidR="004D71E2" w:rsidRPr="006516D6">
        <w:rPr>
          <w:lang w:val="es-ES_tradnl"/>
        </w:rPr>
        <w:t>.</w:t>
      </w:r>
    </w:p>
    <w:p w14:paraId="643B494A" w14:textId="11692756" w:rsidR="007D2266" w:rsidRPr="004D71E2" w:rsidRDefault="00537C80" w:rsidP="007D2266">
      <w:pPr>
        <w:pStyle w:val="Ttulo2"/>
        <w:rPr>
          <w:lang w:val="es-ES_tradnl"/>
        </w:rPr>
      </w:pPr>
      <w:bookmarkStart w:id="199" w:name="_Toc171273041"/>
      <w:r w:rsidRPr="004D71E2">
        <w:rPr>
          <w:lang w:val="es-ES_tradnl"/>
        </w:rPr>
        <w:t>FStrings</w:t>
      </w:r>
      <w:bookmarkEnd w:id="199"/>
    </w:p>
    <w:p w14:paraId="51778348" w14:textId="25147792" w:rsidR="007D2266" w:rsidRDefault="00AE1C16" w:rsidP="006516D6">
      <w:pPr>
        <w:rPr>
          <w:lang w:val="es-ES"/>
        </w:rPr>
      </w:pPr>
      <w:r>
        <w:rPr>
          <w:lang w:val="es-ES"/>
        </w:rPr>
        <w:t>Hemos identificado como</w:t>
      </w:r>
      <w:r w:rsidR="004D71E2" w:rsidRPr="006516D6">
        <w:rPr>
          <w:lang w:val="es-ES"/>
        </w:rPr>
        <w:t xml:space="preserve"> anómala cualquier cadena formateada que tenga más de 10 elementos. En el análisis, </w:t>
      </w:r>
      <w:r w:rsidR="00052CF5">
        <w:rPr>
          <w:lang w:val="es-ES"/>
        </w:rPr>
        <w:t>detectamos</w:t>
      </w:r>
      <w:r w:rsidR="004D71E2" w:rsidRPr="006516D6">
        <w:rPr>
          <w:lang w:val="es-ES"/>
        </w:rPr>
        <w:t xml:space="preserve"> varias cadenas formateadas con un número de elementos muy superior a la media. En el caso de los principiantes, </w:t>
      </w:r>
      <w:r w:rsidR="00052CF5">
        <w:rPr>
          <w:lang w:val="es-ES"/>
        </w:rPr>
        <w:t>encontramos</w:t>
      </w:r>
      <w:r w:rsidR="004D71E2" w:rsidRPr="006516D6">
        <w:rPr>
          <w:lang w:val="es-ES"/>
        </w:rPr>
        <w:t xml:space="preserve"> una cadena con 43 elementos, mientras que la media es de 3,2. Entre los expertos, </w:t>
      </w:r>
      <w:r w:rsidR="00052CF5">
        <w:rPr>
          <w:lang w:val="es-ES"/>
        </w:rPr>
        <w:t>identificamos</w:t>
      </w:r>
      <w:r w:rsidR="004D71E2" w:rsidRPr="006516D6">
        <w:rPr>
          <w:lang w:val="es-ES"/>
        </w:rPr>
        <w:t xml:space="preserve"> tres cadenas con alrededor de 40 elementos, siendo la media de 3,16.</w:t>
      </w:r>
      <w:r w:rsidR="0016784E">
        <w:rPr>
          <w:lang w:val="es-ES"/>
        </w:rPr>
        <w:t xml:space="preserve"> Los datos utilizados para este análisis se pueden apreciar en la siguiente gráfica:</w:t>
      </w:r>
    </w:p>
    <w:p w14:paraId="5BE22CE8" w14:textId="77777777" w:rsidR="00DE54DB" w:rsidRDefault="002043C5" w:rsidP="00DE54DB">
      <w:pPr>
        <w:keepNext/>
      </w:pPr>
      <w:r w:rsidRPr="002043C5">
        <w:rPr>
          <w:noProof/>
          <w:lang w:val="es-ES_tradnl"/>
        </w:rPr>
        <w:lastRenderedPageBreak/>
        <w:drawing>
          <wp:inline distT="0" distB="0" distL="0" distR="0" wp14:anchorId="65B87786" wp14:editId="74793BFC">
            <wp:extent cx="5731510" cy="3091815"/>
            <wp:effectExtent l="0" t="0" r="2540" b="0"/>
            <wp:docPr id="4597465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46520" name="Imagen 1" descr="Texto&#10;&#10;Descripción generada automáticamente"/>
                    <pic:cNvPicPr/>
                  </pic:nvPicPr>
                  <pic:blipFill>
                    <a:blip r:embed="rId35"/>
                    <a:stretch>
                      <a:fillRect/>
                    </a:stretch>
                  </pic:blipFill>
                  <pic:spPr>
                    <a:xfrm>
                      <a:off x="0" y="0"/>
                      <a:ext cx="5731510" cy="3091815"/>
                    </a:xfrm>
                    <a:prstGeom prst="rect">
                      <a:avLst/>
                    </a:prstGeom>
                  </pic:spPr>
                </pic:pic>
              </a:graphicData>
            </a:graphic>
          </wp:inline>
        </w:drawing>
      </w:r>
    </w:p>
    <w:p w14:paraId="42C5DEBF" w14:textId="5D051C04" w:rsidR="002043C5" w:rsidRPr="006516D6" w:rsidRDefault="00DE54DB" w:rsidP="00DE54DB">
      <w:pPr>
        <w:pStyle w:val="Descripcin"/>
        <w:rPr>
          <w:lang w:val="es-ES_tradnl"/>
        </w:rPr>
      </w:pPr>
      <w:bookmarkStart w:id="200" w:name="_Toc171333443"/>
      <w:r w:rsidRPr="00927FC3">
        <w:rPr>
          <w:lang w:val="es-ES"/>
        </w:rPr>
        <w:t xml:space="preserve">Figura </w:t>
      </w:r>
      <w:r>
        <w:fldChar w:fldCharType="begin"/>
      </w:r>
      <w:r w:rsidRPr="00927FC3">
        <w:rPr>
          <w:lang w:val="es-ES"/>
        </w:rPr>
        <w:instrText xml:space="preserve"> SEQ Figura \* ARABIC </w:instrText>
      </w:r>
      <w:r>
        <w:fldChar w:fldCharType="separate"/>
      </w:r>
      <w:r w:rsidR="00802628">
        <w:rPr>
          <w:noProof/>
          <w:lang w:val="es-ES"/>
        </w:rPr>
        <w:t>21</w:t>
      </w:r>
      <w:r>
        <w:fldChar w:fldCharType="end"/>
      </w:r>
      <w:r w:rsidRPr="00927FC3">
        <w:rPr>
          <w:lang w:val="es-ES"/>
        </w:rPr>
        <w:t>: Distribución de valores de la variable number of elements en Fstrings</w:t>
      </w:r>
      <w:bookmarkEnd w:id="200"/>
    </w:p>
    <w:p w14:paraId="70F45478" w14:textId="77777777" w:rsidR="007D2266" w:rsidRDefault="007D2266" w:rsidP="007D2266">
      <w:pPr>
        <w:pStyle w:val="Ttulo2"/>
        <w:rPr>
          <w:lang w:val="es-ES_tradnl"/>
        </w:rPr>
      </w:pPr>
      <w:bookmarkStart w:id="201" w:name="_Toc171273042"/>
      <w:r>
        <w:rPr>
          <w:lang w:val="es-ES_tradnl"/>
        </w:rPr>
        <w:t>Variables</w:t>
      </w:r>
      <w:bookmarkEnd w:id="201"/>
    </w:p>
    <w:p w14:paraId="6A092ECD" w14:textId="001AF9D8" w:rsidR="002043C5" w:rsidRPr="002043C5" w:rsidRDefault="002043C5" w:rsidP="002043C5">
      <w:pPr>
        <w:pStyle w:val="Ttulo3"/>
        <w:rPr>
          <w:lang w:val="es-ES_tradnl"/>
        </w:rPr>
      </w:pPr>
      <w:bookmarkStart w:id="202" w:name="_Toc171273043"/>
      <w:r>
        <w:rPr>
          <w:lang w:val="es-ES_tradnl"/>
        </w:rPr>
        <w:t>Convenio de nombrado (name convention)</w:t>
      </w:r>
      <w:bookmarkEnd w:id="202"/>
    </w:p>
    <w:p w14:paraId="68596E56" w14:textId="13AB818E" w:rsidR="007D2266" w:rsidRDefault="00E45082" w:rsidP="002043C5">
      <w:pPr>
        <w:rPr>
          <w:lang w:val="es-ES"/>
        </w:rPr>
      </w:pPr>
      <w:r w:rsidRPr="002043C5">
        <w:rPr>
          <w:lang w:val="es-ES"/>
        </w:rPr>
        <w:t xml:space="preserve">El convenio de nombre más utilizado en todos los casos es </w:t>
      </w:r>
      <w:r w:rsidR="004F4720" w:rsidRPr="002043C5">
        <w:rPr>
          <w:rFonts w:ascii="Consolas" w:hAnsi="Consolas"/>
          <w:lang w:val="es-ES"/>
        </w:rPr>
        <w:t>Lower</w:t>
      </w:r>
      <w:r w:rsidRPr="002043C5">
        <w:rPr>
          <w:lang w:val="es-ES"/>
        </w:rPr>
        <w:t xml:space="preserve">. No </w:t>
      </w:r>
      <w:r w:rsidR="00E62B3D">
        <w:rPr>
          <w:lang w:val="es-ES"/>
        </w:rPr>
        <w:t>hemos</w:t>
      </w:r>
      <w:r w:rsidRPr="002043C5">
        <w:rPr>
          <w:lang w:val="es-ES"/>
        </w:rPr>
        <w:t xml:space="preserve"> encontrado valores anómalos.</w:t>
      </w:r>
      <w:r w:rsidR="0016784E">
        <w:rPr>
          <w:lang w:val="es-ES"/>
        </w:rPr>
        <w:t xml:space="preserve"> La siguiente figura muestra el conjunto de datos utilizado para este análisis:</w:t>
      </w:r>
    </w:p>
    <w:p w14:paraId="47132082" w14:textId="77777777" w:rsidR="00DE54DB" w:rsidRDefault="00567FD4" w:rsidP="00DE54DB">
      <w:pPr>
        <w:keepNext/>
      </w:pPr>
      <w:r w:rsidRPr="00567FD4">
        <w:rPr>
          <w:noProof/>
          <w:lang w:val="es-ES"/>
        </w:rPr>
        <w:drawing>
          <wp:inline distT="0" distB="0" distL="0" distR="0" wp14:anchorId="56797762" wp14:editId="43C488EB">
            <wp:extent cx="5731510" cy="2609850"/>
            <wp:effectExtent l="0" t="0" r="2540" b="0"/>
            <wp:docPr id="123310189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1896" name="Imagen 1" descr="Gráfico, Gráfico de barras&#10;&#10;Descripción generada automáticamente"/>
                    <pic:cNvPicPr/>
                  </pic:nvPicPr>
                  <pic:blipFill>
                    <a:blip r:embed="rId36"/>
                    <a:stretch>
                      <a:fillRect/>
                    </a:stretch>
                  </pic:blipFill>
                  <pic:spPr>
                    <a:xfrm>
                      <a:off x="0" y="0"/>
                      <a:ext cx="5731510" cy="2609850"/>
                    </a:xfrm>
                    <a:prstGeom prst="rect">
                      <a:avLst/>
                    </a:prstGeom>
                  </pic:spPr>
                </pic:pic>
              </a:graphicData>
            </a:graphic>
          </wp:inline>
        </w:drawing>
      </w:r>
    </w:p>
    <w:p w14:paraId="53D812C1" w14:textId="252193B7" w:rsidR="00567FD4" w:rsidRDefault="00DE54DB" w:rsidP="00DE54DB">
      <w:pPr>
        <w:pStyle w:val="Descripcin"/>
        <w:rPr>
          <w:lang w:val="es-ES"/>
        </w:rPr>
      </w:pPr>
      <w:bookmarkStart w:id="203" w:name="_Toc171333444"/>
      <w:r w:rsidRPr="00927FC3">
        <w:rPr>
          <w:lang w:val="es-ES"/>
        </w:rPr>
        <w:t xml:space="preserve">Figura </w:t>
      </w:r>
      <w:r>
        <w:fldChar w:fldCharType="begin"/>
      </w:r>
      <w:r w:rsidRPr="00927FC3">
        <w:rPr>
          <w:lang w:val="es-ES"/>
        </w:rPr>
        <w:instrText xml:space="preserve"> SEQ Figura \* ARABIC </w:instrText>
      </w:r>
      <w:r>
        <w:fldChar w:fldCharType="separate"/>
      </w:r>
      <w:r w:rsidR="00802628">
        <w:rPr>
          <w:noProof/>
          <w:lang w:val="es-ES"/>
        </w:rPr>
        <w:t>22</w:t>
      </w:r>
      <w:r>
        <w:fldChar w:fldCharType="end"/>
      </w:r>
      <w:r w:rsidRPr="00927FC3">
        <w:rPr>
          <w:lang w:val="es-ES"/>
        </w:rPr>
        <w:t>: Distribución de valores de la variable name convention en Variables</w:t>
      </w:r>
      <w:bookmarkEnd w:id="203"/>
    </w:p>
    <w:p w14:paraId="67AC99E0" w14:textId="1E0F7102" w:rsidR="002043C5" w:rsidRPr="002043C5" w:rsidRDefault="002043C5" w:rsidP="002043C5">
      <w:pPr>
        <w:pStyle w:val="Ttulo3"/>
        <w:rPr>
          <w:lang w:val="es-ES_tradnl"/>
        </w:rPr>
      </w:pPr>
      <w:bookmarkStart w:id="204" w:name="_Toc171273044"/>
      <w:r>
        <w:rPr>
          <w:lang w:val="es-ES_tradnl"/>
        </w:rPr>
        <w:t>Análisis multivariante</w:t>
      </w:r>
      <w:bookmarkEnd w:id="204"/>
    </w:p>
    <w:p w14:paraId="0975EB5A" w14:textId="3A3E3FC7" w:rsidR="002A6455" w:rsidRPr="002043C5" w:rsidRDefault="002A6455" w:rsidP="002043C5">
      <w:pPr>
        <w:rPr>
          <w:lang w:val="es-ES_tradnl"/>
        </w:rPr>
      </w:pPr>
      <w:r w:rsidRPr="002043C5">
        <w:rPr>
          <w:lang w:val="es-ES"/>
        </w:rPr>
        <w:t>El análisis multivaria</w:t>
      </w:r>
      <w:r w:rsidR="00321EE3" w:rsidRPr="002043C5">
        <w:rPr>
          <w:lang w:val="es-ES"/>
        </w:rPr>
        <w:t>nte</w:t>
      </w:r>
      <w:r w:rsidRPr="002043C5">
        <w:rPr>
          <w:lang w:val="es-ES"/>
        </w:rPr>
        <w:t xml:space="preserve"> identificó un conjunto de 3.389 variables privadas con nombres largos (24 caracteres de media frente a los 7 de las demás).</w:t>
      </w:r>
    </w:p>
    <w:p w14:paraId="49EAC510" w14:textId="13D2A805" w:rsidR="007D2266" w:rsidRDefault="007D2266" w:rsidP="007D2266">
      <w:pPr>
        <w:pStyle w:val="Ttulo2"/>
        <w:rPr>
          <w:lang w:val="es-ES_tradnl"/>
        </w:rPr>
      </w:pPr>
      <w:bookmarkStart w:id="205" w:name="_Toc171273045"/>
      <w:r>
        <w:rPr>
          <w:lang w:val="es-ES_tradnl"/>
        </w:rPr>
        <w:lastRenderedPageBreak/>
        <w:t>Vectors</w:t>
      </w:r>
      <w:bookmarkEnd w:id="205"/>
    </w:p>
    <w:p w14:paraId="129AE15B" w14:textId="4661673F" w:rsidR="002043C5" w:rsidRPr="002043C5" w:rsidRDefault="002043C5" w:rsidP="002043C5">
      <w:pPr>
        <w:pStyle w:val="Ttulo3"/>
        <w:rPr>
          <w:lang w:val="es-ES_tradnl"/>
        </w:rPr>
      </w:pPr>
      <w:bookmarkStart w:id="206" w:name="_Toc171273046"/>
      <w:r>
        <w:rPr>
          <w:lang w:val="es-ES_tradnl"/>
        </w:rPr>
        <w:t>Número de elementos (number of elements)</w:t>
      </w:r>
      <w:bookmarkEnd w:id="206"/>
    </w:p>
    <w:p w14:paraId="4E96DF43" w14:textId="22226B7F" w:rsidR="007D2266" w:rsidRDefault="00AE1C16" w:rsidP="002043C5">
      <w:pPr>
        <w:rPr>
          <w:lang w:val="es-ES"/>
        </w:rPr>
      </w:pPr>
      <w:r>
        <w:rPr>
          <w:lang w:val="es-ES"/>
        </w:rPr>
        <w:t>Hemos identificado como</w:t>
      </w:r>
      <w:r w:rsidR="00D2280A" w:rsidRPr="002043C5">
        <w:rPr>
          <w:lang w:val="es-ES"/>
        </w:rPr>
        <w:t xml:space="preserve"> anómalos los vectores con un número de elementos superior a 81 o inferior a 2. Cabe destacar que </w:t>
      </w:r>
      <w:r w:rsidR="00E62B3D">
        <w:rPr>
          <w:lang w:val="es-ES"/>
        </w:rPr>
        <w:t>hemos</w:t>
      </w:r>
      <w:r w:rsidR="00D2280A" w:rsidRPr="002043C5">
        <w:rPr>
          <w:lang w:val="es-ES"/>
        </w:rPr>
        <w:t xml:space="preserve"> detectado un vector con más de 14.500 elementos, escrito por un experto.</w:t>
      </w:r>
    </w:p>
    <w:p w14:paraId="42246845" w14:textId="6505D8C2" w:rsidR="002043C5" w:rsidRPr="002043C5" w:rsidRDefault="002043C5" w:rsidP="002043C5">
      <w:pPr>
        <w:pStyle w:val="Ttulo3"/>
        <w:rPr>
          <w:lang w:val="es-ES_tradnl"/>
        </w:rPr>
      </w:pPr>
      <w:bookmarkStart w:id="207" w:name="_Toc171273047"/>
      <w:r>
        <w:rPr>
          <w:lang w:val="es-ES_tradnl"/>
        </w:rPr>
        <w:t>Categoría sintáctica (category)</w:t>
      </w:r>
      <w:bookmarkEnd w:id="207"/>
    </w:p>
    <w:p w14:paraId="06E929C4" w14:textId="4B617F1A" w:rsidR="00D2280A" w:rsidRDefault="00D2280A" w:rsidP="00FF4E2E">
      <w:pPr>
        <w:rPr>
          <w:lang w:val="es-ES"/>
        </w:rPr>
      </w:pPr>
      <w:r w:rsidRPr="00FF4E2E">
        <w:rPr>
          <w:lang w:val="es-ES_tradnl"/>
        </w:rPr>
        <w:t xml:space="preserve">La categoría de vector más usada es </w:t>
      </w:r>
      <w:r w:rsidRPr="00FF4E2E">
        <w:rPr>
          <w:rFonts w:ascii="Consolas" w:hAnsi="Consolas"/>
          <w:lang w:val="es-ES"/>
        </w:rPr>
        <w:t>TupleLiteral</w:t>
      </w:r>
      <w:r w:rsidRPr="00FF4E2E">
        <w:rPr>
          <w:lang w:val="es-ES_tradnl"/>
        </w:rPr>
        <w:t xml:space="preserve">. </w:t>
      </w:r>
      <w:r w:rsidRPr="00FF4E2E">
        <w:rPr>
          <w:lang w:val="es-ES"/>
        </w:rPr>
        <w:t xml:space="preserve">No </w:t>
      </w:r>
      <w:r w:rsidR="00E62B3D">
        <w:rPr>
          <w:lang w:val="es-ES"/>
        </w:rPr>
        <w:t>hemos</w:t>
      </w:r>
      <w:r w:rsidRPr="00FF4E2E">
        <w:rPr>
          <w:lang w:val="es-ES"/>
        </w:rPr>
        <w:t xml:space="preserve"> encontrado valores anómalos.</w:t>
      </w:r>
      <w:r w:rsidR="0016784E">
        <w:rPr>
          <w:lang w:val="es-ES"/>
        </w:rPr>
        <w:t xml:space="preserve"> En la siguiente figura se muestra el </w:t>
      </w:r>
      <w:r w:rsidR="004E5D44">
        <w:rPr>
          <w:lang w:val="es-ES"/>
        </w:rPr>
        <w:t>uso de cada categoría en función de la experiencia:</w:t>
      </w:r>
    </w:p>
    <w:p w14:paraId="6FDE7252" w14:textId="77777777" w:rsidR="00DE54DB" w:rsidRDefault="00721E61" w:rsidP="00DE54DB">
      <w:pPr>
        <w:keepNext/>
      </w:pPr>
      <w:r w:rsidRPr="00721E61">
        <w:rPr>
          <w:noProof/>
          <w:lang w:val="es-ES_tradnl"/>
        </w:rPr>
        <w:drawing>
          <wp:inline distT="0" distB="0" distL="0" distR="0" wp14:anchorId="4B661792" wp14:editId="313722FC">
            <wp:extent cx="5731510" cy="2681605"/>
            <wp:effectExtent l="0" t="0" r="2540" b="4445"/>
            <wp:docPr id="511601450"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01450" name="Imagen 1" descr="Gráfico&#10;&#10;Descripción generada automáticamente con confianza media"/>
                    <pic:cNvPicPr/>
                  </pic:nvPicPr>
                  <pic:blipFill>
                    <a:blip r:embed="rId37"/>
                    <a:stretch>
                      <a:fillRect/>
                    </a:stretch>
                  </pic:blipFill>
                  <pic:spPr>
                    <a:xfrm>
                      <a:off x="0" y="0"/>
                      <a:ext cx="5731510" cy="2681605"/>
                    </a:xfrm>
                    <a:prstGeom prst="rect">
                      <a:avLst/>
                    </a:prstGeom>
                  </pic:spPr>
                </pic:pic>
              </a:graphicData>
            </a:graphic>
          </wp:inline>
        </w:drawing>
      </w:r>
    </w:p>
    <w:p w14:paraId="59968B81" w14:textId="340F8C2D" w:rsidR="00721E61" w:rsidRPr="00FF4E2E" w:rsidRDefault="00DE54DB" w:rsidP="00DE54DB">
      <w:pPr>
        <w:pStyle w:val="Descripcin"/>
        <w:rPr>
          <w:lang w:val="es-ES_tradnl"/>
        </w:rPr>
      </w:pPr>
      <w:bookmarkStart w:id="208" w:name="_Toc171333445"/>
      <w:r w:rsidRPr="00927FC3">
        <w:rPr>
          <w:lang w:val="es-ES"/>
        </w:rPr>
        <w:t xml:space="preserve">Figura </w:t>
      </w:r>
      <w:r>
        <w:fldChar w:fldCharType="begin"/>
      </w:r>
      <w:r w:rsidRPr="00927FC3">
        <w:rPr>
          <w:lang w:val="es-ES"/>
        </w:rPr>
        <w:instrText xml:space="preserve"> SEQ Figura \* ARABIC </w:instrText>
      </w:r>
      <w:r>
        <w:fldChar w:fldCharType="separate"/>
      </w:r>
      <w:r w:rsidR="00802628">
        <w:rPr>
          <w:noProof/>
          <w:lang w:val="es-ES"/>
        </w:rPr>
        <w:t>23</w:t>
      </w:r>
      <w:r>
        <w:fldChar w:fldCharType="end"/>
      </w:r>
      <w:r w:rsidRPr="00927FC3">
        <w:rPr>
          <w:lang w:val="es-ES"/>
        </w:rPr>
        <w:t>: Distribución de valores de la variable category en Vector</w:t>
      </w:r>
      <w:bookmarkEnd w:id="208"/>
    </w:p>
    <w:p w14:paraId="0CFFEF20" w14:textId="649B2D56" w:rsidR="007D2266" w:rsidRDefault="00537C80" w:rsidP="007D2266">
      <w:pPr>
        <w:pStyle w:val="Ttulo2"/>
        <w:rPr>
          <w:lang w:val="es-ES_tradnl"/>
        </w:rPr>
      </w:pPr>
      <w:bookmarkStart w:id="209" w:name="_Toc171273048"/>
      <w:r w:rsidRPr="00123721">
        <w:rPr>
          <w:lang w:val="es-ES_tradnl"/>
        </w:rPr>
        <w:t>Parameters</w:t>
      </w:r>
      <w:bookmarkEnd w:id="209"/>
    </w:p>
    <w:p w14:paraId="178BC82B" w14:textId="285BD014" w:rsidR="00FF4E2E" w:rsidRPr="00FF4E2E" w:rsidRDefault="00FF4E2E" w:rsidP="00FF4E2E">
      <w:pPr>
        <w:pStyle w:val="Ttulo3"/>
        <w:rPr>
          <w:lang w:val="es-ES_tradnl"/>
        </w:rPr>
      </w:pPr>
      <w:bookmarkStart w:id="210" w:name="_Toc171273049"/>
      <w:r>
        <w:rPr>
          <w:lang w:val="es-ES_tradnl"/>
        </w:rPr>
        <w:t>Número de parámetros (number of params)</w:t>
      </w:r>
      <w:bookmarkEnd w:id="210"/>
    </w:p>
    <w:p w14:paraId="6215FBAA" w14:textId="1AD001E8" w:rsidR="00123721" w:rsidRPr="00FF4E2E" w:rsidRDefault="00E62B3D" w:rsidP="00FF4E2E">
      <w:pPr>
        <w:rPr>
          <w:lang w:val="es-ES_tradnl"/>
        </w:rPr>
      </w:pPr>
      <w:r>
        <w:rPr>
          <w:lang w:val="es-ES_tradnl"/>
        </w:rPr>
        <w:t>Hemos detectado como</w:t>
      </w:r>
      <w:r w:rsidR="00123721" w:rsidRPr="00FF4E2E">
        <w:rPr>
          <w:lang w:val="es-ES_tradnl"/>
        </w:rPr>
        <w:t xml:space="preserve"> anómalo un número de parámetros inferior a 1 y, en el caso de los principiantes, también cuando es superior a 11.</w:t>
      </w:r>
    </w:p>
    <w:p w14:paraId="0FDA768F" w14:textId="77777777" w:rsidR="00FF4E2E" w:rsidRPr="002043C5" w:rsidRDefault="00FF4E2E" w:rsidP="00FF4E2E">
      <w:pPr>
        <w:pStyle w:val="Ttulo3"/>
        <w:rPr>
          <w:lang w:val="es-ES_tradnl"/>
        </w:rPr>
      </w:pPr>
      <w:bookmarkStart w:id="211" w:name="_Toc171273050"/>
      <w:r>
        <w:rPr>
          <w:lang w:val="es-ES_tradnl"/>
        </w:rPr>
        <w:t>Otros</w:t>
      </w:r>
      <w:bookmarkEnd w:id="211"/>
    </w:p>
    <w:p w14:paraId="2932FD0C" w14:textId="34BE13C0" w:rsidR="00FF4E2E" w:rsidRPr="00FF4E2E" w:rsidRDefault="00E62B3D" w:rsidP="00FF4E2E">
      <w:pPr>
        <w:rPr>
          <w:lang w:val="es-ES_tradnl"/>
        </w:rPr>
      </w:pPr>
      <w:r>
        <w:rPr>
          <w:lang w:val="es-ES_tradnl"/>
        </w:rPr>
        <w:t>Hemos detectado como</w:t>
      </w:r>
      <w:r w:rsidR="00FF4E2E" w:rsidRPr="00FF4E2E">
        <w:rPr>
          <w:lang w:val="es-ES_tradnl"/>
        </w:rPr>
        <w:t xml:space="preserve"> anómalo el uso de argumentos posicionales, con </w:t>
      </w:r>
      <w:r w:rsidR="00FF4E2E" w:rsidRPr="00FF4E2E">
        <w:rPr>
          <w:i/>
          <w:iCs/>
          <w:lang w:val="es-ES_tradnl"/>
        </w:rPr>
        <w:t>keyword</w:t>
      </w:r>
      <w:r w:rsidR="00FF4E2E" w:rsidRPr="00FF4E2E">
        <w:rPr>
          <w:lang w:val="es-ES_tradnl"/>
        </w:rPr>
        <w:t xml:space="preserve"> o con valor por defecto.</w:t>
      </w: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212" w:name="_Ref518300326"/>
      <w:bookmarkStart w:id="213" w:name="_Toc518574490"/>
      <w:bookmarkStart w:id="214" w:name="_Ref45216392"/>
      <w:bookmarkStart w:id="215" w:name="_Ref75440998"/>
      <w:bookmarkStart w:id="216" w:name="_Toc171273051"/>
      <w:bookmarkEnd w:id="105"/>
      <w:r w:rsidRPr="00E30EEF">
        <w:rPr>
          <w:lang w:val="es-ES_tradnl"/>
        </w:rPr>
        <w:lastRenderedPageBreak/>
        <w:t>Conclusion</w:t>
      </w:r>
      <w:bookmarkEnd w:id="212"/>
      <w:bookmarkEnd w:id="213"/>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214"/>
      <w:r w:rsidR="005B2DBF" w:rsidRPr="00E30EEF">
        <w:rPr>
          <w:lang w:val="es-ES_tradnl"/>
        </w:rPr>
        <w:t>Trabajo Futuro</w:t>
      </w:r>
      <w:bookmarkEnd w:id="215"/>
      <w:bookmarkEnd w:id="216"/>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217" w:name="_Toc44948933"/>
      <w:bookmarkStart w:id="218" w:name="_Toc44948974"/>
      <w:bookmarkStart w:id="219" w:name="_Toc44949516"/>
      <w:bookmarkStart w:id="220" w:name="_Toc45018324"/>
      <w:bookmarkStart w:id="221" w:name="_Toc45037600"/>
      <w:bookmarkStart w:id="222" w:name="_Toc45059979"/>
      <w:bookmarkStart w:id="223" w:name="_Toc45105417"/>
      <w:bookmarkStart w:id="224" w:name="_Toc45153423"/>
      <w:bookmarkStart w:id="225" w:name="_Toc45220755"/>
      <w:bookmarkStart w:id="226" w:name="_Toc45273646"/>
      <w:bookmarkStart w:id="227" w:name="_Toc45295146"/>
      <w:bookmarkStart w:id="228" w:name="_Toc45295241"/>
      <w:bookmarkStart w:id="229" w:name="_Toc45308732"/>
      <w:bookmarkStart w:id="230" w:name="_Toc45321397"/>
      <w:bookmarkStart w:id="231" w:name="_Toc45365527"/>
      <w:bookmarkStart w:id="232" w:name="_Toc45365674"/>
      <w:bookmarkStart w:id="233" w:name="_Toc45365966"/>
      <w:bookmarkStart w:id="234" w:name="_Toc45366014"/>
      <w:bookmarkStart w:id="235" w:name="_Toc171273052"/>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r w:rsidRPr="00E30EEF">
        <w:rPr>
          <w:lang w:val="es-ES_tradnl"/>
        </w:rPr>
        <w:t>Conclusion</w:t>
      </w:r>
      <w:r w:rsidR="005B2DBF" w:rsidRPr="00E30EEF">
        <w:rPr>
          <w:lang w:val="es-ES_tradnl"/>
        </w:rPr>
        <w:t>es</w:t>
      </w:r>
      <w:bookmarkEnd w:id="235"/>
    </w:p>
    <w:p w14:paraId="66F8D8E8" w14:textId="77777777" w:rsidR="004E3C8D" w:rsidRDefault="004E3C8D" w:rsidP="00556139">
      <w:pPr>
        <w:rPr>
          <w:lang w:val="es-ES"/>
        </w:rPr>
      </w:pPr>
      <w:bookmarkStart w:id="236"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r w:rsidRPr="00276D3C">
        <w:rPr>
          <w:lang w:val="es-ES"/>
        </w:rPr>
        <w:t>ASTs</w:t>
      </w:r>
      <w:r w:rsidRPr="0064485E">
        <w:rPr>
          <w:lang w:val="es-ES"/>
        </w:rPr>
        <w:t>), hemos logrado representar de manera detallada 16 construcciones sintácticas distintas.</w:t>
      </w:r>
    </w:p>
    <w:p w14:paraId="03737183" w14:textId="77777777" w:rsidR="0064485E" w:rsidRDefault="0064485E" w:rsidP="0064485E">
      <w:pPr>
        <w:rPr>
          <w:lang w:val="es-ES"/>
        </w:rPr>
      </w:pPr>
      <w:r w:rsidRPr="0064485E">
        <w:rPr>
          <w:lang w:val="es-ES"/>
        </w:rPr>
        <w:t>Diseñamos una versión modificada de la salida del módulo</w:t>
      </w:r>
      <w:r w:rsidRPr="00276D3C">
        <w:rPr>
          <w:lang w:val="es-ES"/>
        </w:rPr>
        <w:t xml:space="preserve"> 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r w:rsidRPr="00276D3C">
        <w:rPr>
          <w:lang w:val="es-ES"/>
        </w:rPr>
        <w:t>ASTs</w:t>
      </w:r>
      <w:r w:rsidRPr="0064485E">
        <w:rPr>
          <w:lang w:val="es-ES"/>
        </w:rPr>
        <w:t xml:space="preserve">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C15A52A" w14:textId="3F4CC9D6" w:rsidR="00023FBE" w:rsidRDefault="0064485E" w:rsidP="0064485E">
      <w:pPr>
        <w:rPr>
          <w:lang w:val="es-ES"/>
        </w:rPr>
      </w:pPr>
      <w:r w:rsidRPr="0064485E">
        <w:rPr>
          <w:lang w:val="es-ES"/>
        </w:rPr>
        <w:t>En resumen, las técnicas y métodos desarrollados en este trabajo no solo amplían el conocimiento sobre el uso de Python, sino que también ofrecen aplicaciones prácticas significativas en la educación de la programación y en el desarrollo de herramientas avanzadas para programadores.</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237" w:name="_Ref170142816"/>
      <w:bookmarkStart w:id="238" w:name="_Toc171273053"/>
      <w:bookmarkEnd w:id="236"/>
      <w:r w:rsidRPr="00E30EEF">
        <w:rPr>
          <w:lang w:val="es-ES_tradnl"/>
        </w:rPr>
        <w:t>Trabajo Futuro</w:t>
      </w:r>
      <w:bookmarkEnd w:id="237"/>
      <w:bookmarkEnd w:id="238"/>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r w:rsidRPr="00E54F9A">
        <w:rPr>
          <w:i/>
          <w:iCs/>
          <w:spacing w:val="-2"/>
          <w:lang w:val="es-ES_tradnl"/>
        </w:rPr>
        <w:t>clustering</w:t>
      </w:r>
      <w:r w:rsidRPr="00E54F9A">
        <w:rPr>
          <w:spacing w:val="-2"/>
          <w:lang w:val="es-ES_tradnl"/>
        </w:rPr>
        <w:t>) y reglas de clasificación, entre otros.</w:t>
      </w:r>
    </w:p>
    <w:p w14:paraId="770EB66C" w14:textId="478607E3" w:rsidR="00E54F9A" w:rsidRDefault="00E54F9A" w:rsidP="00C258CE">
      <w:pPr>
        <w:rPr>
          <w:spacing w:val="-2"/>
          <w:lang w:val="es-ES_tradnl"/>
        </w:rPr>
      </w:pPr>
      <w:r w:rsidRPr="00E54F9A">
        <w:rPr>
          <w:spacing w:val="-2"/>
          <w:lang w:val="es-ES_tradnl"/>
        </w:rPr>
        <w:lastRenderedPageBreak/>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DF1269" w:rsidRPr="00DF1269">
            <w:rPr>
              <w:noProof/>
              <w:spacing w:val="-2"/>
              <w:lang w:val="es-ES"/>
            </w:rPr>
            <w:t>[26]</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2E90B68E" w:rsidR="00E54F9A" w:rsidRPr="00E54F9A" w:rsidRDefault="00E54F9A" w:rsidP="00C258CE">
      <w:pPr>
        <w:rPr>
          <w:spacing w:val="-2"/>
          <w:lang w:val="es-ES_tradnl"/>
        </w:rPr>
      </w:pPr>
      <w:r w:rsidRPr="00E54F9A">
        <w:rPr>
          <w:spacing w:val="-2"/>
          <w:lang w:val="es-ES_tradnl"/>
        </w:rPr>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DF1269" w:rsidRPr="00DF1269">
            <w:rPr>
              <w:noProof/>
              <w:spacing w:val="-2"/>
              <w:lang w:val="es-ES"/>
            </w:rPr>
            <w:t>[27]</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38"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39"/>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239" w:name="_Toc75467291"/>
      <w:bookmarkStart w:id="240" w:name="_Toc75469483"/>
      <w:bookmarkStart w:id="241" w:name="_Toc75511955"/>
      <w:bookmarkStart w:id="242" w:name="_Toc75512047"/>
      <w:bookmarkStart w:id="243" w:name="_Toc75469486"/>
      <w:bookmarkStart w:id="244" w:name="_Toc75511958"/>
      <w:bookmarkStart w:id="245" w:name="_Toc75512050"/>
      <w:bookmarkStart w:id="246" w:name="_Toc75469485"/>
      <w:bookmarkStart w:id="247" w:name="_Toc75511957"/>
      <w:bookmarkStart w:id="248" w:name="_Toc75512049"/>
      <w:bookmarkStart w:id="249" w:name="_Ref76115173"/>
      <w:bookmarkStart w:id="250" w:name="_Toc171273054"/>
      <w:bookmarkEnd w:id="239"/>
      <w:bookmarkEnd w:id="240"/>
      <w:bookmarkEnd w:id="241"/>
      <w:bookmarkEnd w:id="242"/>
      <w:bookmarkEnd w:id="243"/>
      <w:bookmarkEnd w:id="244"/>
      <w:bookmarkEnd w:id="245"/>
      <w:bookmarkEnd w:id="246"/>
      <w:bookmarkEnd w:id="247"/>
      <w:bookmarkEnd w:id="248"/>
      <w:r>
        <w:rPr>
          <w:lang w:val="es-ES_tradnl"/>
        </w:rPr>
        <w:lastRenderedPageBreak/>
        <w:t>Planificación y Presupuesto</w:t>
      </w:r>
      <w:bookmarkEnd w:id="249"/>
      <w:bookmarkEnd w:id="250"/>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251" w:name="_Toc171273055"/>
      <w:r>
        <w:rPr>
          <w:lang w:val="es-ES_tradnl"/>
        </w:rPr>
        <w:t>Planificación del proyecto</w:t>
      </w:r>
      <w:bookmarkEnd w:id="251"/>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61722950" w:rsidR="00431C16" w:rsidRPr="00287A76" w:rsidRDefault="00431C16" w:rsidP="00431C16">
      <w:pPr>
        <w:pStyle w:val="Descripcin"/>
        <w:keepNext/>
        <w:jc w:val="center"/>
        <w:rPr>
          <w:lang w:val="es-ES"/>
        </w:rPr>
      </w:pPr>
      <w:bookmarkStart w:id="252" w:name="_Toc171333463"/>
      <w:r w:rsidRPr="00287A76">
        <w:rPr>
          <w:lang w:val="es-ES"/>
        </w:rPr>
        <w:t xml:space="preserve">Tabla </w:t>
      </w:r>
      <w:r>
        <w:fldChar w:fldCharType="begin"/>
      </w:r>
      <w:r w:rsidRPr="00287A76">
        <w:rPr>
          <w:lang w:val="es-ES"/>
        </w:rPr>
        <w:instrText xml:space="preserve"> SEQ Tabla \* ARABIC </w:instrText>
      </w:r>
      <w:r>
        <w:fldChar w:fldCharType="separate"/>
      </w:r>
      <w:r w:rsidR="0049669E">
        <w:rPr>
          <w:noProof/>
          <w:lang w:val="es-ES"/>
        </w:rPr>
        <w:t>18</w:t>
      </w:r>
      <w:r>
        <w:fldChar w:fldCharType="end"/>
      </w:r>
      <w:r w:rsidRPr="00287A76">
        <w:rPr>
          <w:lang w:val="es-ES"/>
        </w:rPr>
        <w:t>: Planificación del Proyecto</w:t>
      </w:r>
      <w:bookmarkEnd w:id="252"/>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3 (Generación del dataset)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4 (Análisis del dataset)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r w:rsidRPr="00F345B3">
              <w:rPr>
                <w:rFonts w:eastAsia="Times New Roman"/>
                <w:i/>
                <w:iCs/>
                <w:color w:val="000000"/>
                <w:lang w:val="es-ES" w:eastAsia="es-ES"/>
              </w:rPr>
              <w:t>dataset</w:t>
            </w:r>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253" w:name="_Toc171273056"/>
      <w:r>
        <w:rPr>
          <w:lang w:val="es-ES_tradnl"/>
        </w:rPr>
        <w:t>Planificación del proyecto</w:t>
      </w:r>
      <w:bookmarkEnd w:id="253"/>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254" w:name="_Toc171273057"/>
      <w:r w:rsidRPr="006C30C0">
        <w:rPr>
          <w:lang w:val="es-ES_tradnl"/>
        </w:rPr>
        <w:t>Precios por hora</w:t>
      </w:r>
      <w:bookmarkEnd w:id="254"/>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611434F6"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49669E">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3BF46E12" w:rsidR="00431C16" w:rsidRPr="006C30C0" w:rsidRDefault="00431C16" w:rsidP="004249E5">
      <w:pPr>
        <w:pStyle w:val="Descripcin"/>
        <w:keepNext/>
        <w:jc w:val="center"/>
        <w:rPr>
          <w:lang w:val="es-ES"/>
        </w:rPr>
      </w:pPr>
      <w:bookmarkStart w:id="255" w:name="_Toc45532132"/>
      <w:bookmarkStart w:id="256" w:name="_Toc171333464"/>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49669E">
        <w:rPr>
          <w:noProof/>
          <w:lang w:val="es-ES"/>
        </w:rPr>
        <w:t>19</w:t>
      </w:r>
      <w:r w:rsidRPr="006C30C0">
        <w:fldChar w:fldCharType="end"/>
      </w:r>
      <w:r w:rsidRPr="006C30C0">
        <w:rPr>
          <w:lang w:val="es-ES"/>
        </w:rPr>
        <w:t xml:space="preserve">: </w:t>
      </w:r>
      <w:r w:rsidR="004249E5" w:rsidRPr="006C30C0">
        <w:rPr>
          <w:lang w:val="es-ES"/>
        </w:rPr>
        <w:t>Precio</w:t>
      </w:r>
      <w:bookmarkEnd w:id="255"/>
      <w:r w:rsidR="004249E5" w:rsidRPr="006C30C0">
        <w:rPr>
          <w:lang w:val="es-ES"/>
        </w:rPr>
        <w:t xml:space="preserve"> por hora </w:t>
      </w:r>
      <w:r w:rsidR="009644C8" w:rsidRPr="006C30C0">
        <w:rPr>
          <w:lang w:val="es-ES"/>
        </w:rPr>
        <w:t>investigador</w:t>
      </w:r>
      <w:bookmarkEnd w:id="256"/>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5B1A6229" w:rsidR="00431C16" w:rsidRPr="009644C8" w:rsidRDefault="00431C16" w:rsidP="00431C16">
      <w:pPr>
        <w:pStyle w:val="Descripcin"/>
        <w:keepNext/>
        <w:jc w:val="center"/>
        <w:rPr>
          <w:lang w:val="es-ES"/>
        </w:rPr>
      </w:pPr>
      <w:bookmarkStart w:id="257" w:name="_Ref44796958"/>
      <w:bookmarkStart w:id="258" w:name="_Toc45532133"/>
      <w:bookmarkStart w:id="259" w:name="_Toc171333465"/>
      <w:r w:rsidRPr="009644C8">
        <w:rPr>
          <w:lang w:val="es-ES"/>
        </w:rPr>
        <w:t xml:space="preserve">Tabla </w:t>
      </w:r>
      <w:r>
        <w:fldChar w:fldCharType="begin"/>
      </w:r>
      <w:r w:rsidRPr="009644C8">
        <w:rPr>
          <w:lang w:val="es-ES"/>
        </w:rPr>
        <w:instrText xml:space="preserve"> SEQ Tabla \* ARABIC </w:instrText>
      </w:r>
      <w:r>
        <w:fldChar w:fldCharType="separate"/>
      </w:r>
      <w:r w:rsidR="0049669E">
        <w:rPr>
          <w:noProof/>
          <w:lang w:val="es-ES"/>
        </w:rPr>
        <w:t>20</w:t>
      </w:r>
      <w:r>
        <w:fldChar w:fldCharType="end"/>
      </w:r>
      <w:r w:rsidRPr="009644C8">
        <w:rPr>
          <w:lang w:val="es-ES"/>
        </w:rPr>
        <w:t xml:space="preserve">: </w:t>
      </w:r>
      <w:bookmarkEnd w:id="257"/>
      <w:bookmarkEnd w:id="258"/>
      <w:r w:rsidR="009644C8" w:rsidRPr="009644C8">
        <w:rPr>
          <w:lang w:val="es-ES"/>
        </w:rPr>
        <w:t>Precio por hora p</w:t>
      </w:r>
      <w:r w:rsidR="009644C8">
        <w:rPr>
          <w:lang w:val="es-ES"/>
        </w:rPr>
        <w:t>rogramador</w:t>
      </w:r>
      <w:bookmarkEnd w:id="259"/>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260" w:name="_Toc171273058"/>
      <w:r w:rsidRPr="006C30C0">
        <w:rPr>
          <w:lang w:val="es-ES"/>
        </w:rPr>
        <w:t>Precio por unidad de trabajo</w:t>
      </w:r>
      <w:bookmarkEnd w:id="260"/>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r w:rsidRPr="006C30C0">
        <w:rPr>
          <w:i/>
          <w:iCs/>
          <w:lang w:val="es-ES"/>
        </w:rPr>
        <w:t>testing</w:t>
      </w:r>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145085D3" w:rsidR="00431C16" w:rsidRPr="009644C8" w:rsidRDefault="00431C16" w:rsidP="00431C16">
      <w:pPr>
        <w:pStyle w:val="Descripcin"/>
        <w:keepNext/>
        <w:jc w:val="center"/>
        <w:rPr>
          <w:lang w:val="es-ES"/>
        </w:rPr>
      </w:pPr>
      <w:bookmarkStart w:id="261" w:name="_Toc45532134"/>
      <w:bookmarkStart w:id="262" w:name="_Toc171333466"/>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49669E">
        <w:rPr>
          <w:noProof/>
          <w:lang w:val="es-ES"/>
        </w:rPr>
        <w:t>21</w:t>
      </w:r>
      <w:r w:rsidRPr="006C30C0">
        <w:fldChar w:fldCharType="end"/>
      </w:r>
      <w:r w:rsidRPr="006C30C0">
        <w:rPr>
          <w:lang w:val="es-ES"/>
        </w:rPr>
        <w:t xml:space="preserve">: </w:t>
      </w:r>
      <w:bookmarkEnd w:id="261"/>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262"/>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5F3CEA58" w:rsidR="00431C16" w:rsidRPr="009644C8" w:rsidRDefault="006C30C0" w:rsidP="006C30C0">
      <w:pPr>
        <w:pStyle w:val="Descripcin"/>
        <w:jc w:val="center"/>
        <w:rPr>
          <w:lang w:val="es-ES"/>
        </w:rPr>
      </w:pPr>
      <w:bookmarkStart w:id="263" w:name="_Toc17133346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9669E">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263"/>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40D41669" w:rsidR="00431C16" w:rsidRPr="009644C8" w:rsidRDefault="006C30C0" w:rsidP="00431C16">
      <w:pPr>
        <w:pStyle w:val="Descripcin"/>
        <w:keepNext/>
        <w:jc w:val="center"/>
        <w:rPr>
          <w:lang w:val="es-ES"/>
        </w:rPr>
      </w:pPr>
      <w:bookmarkStart w:id="264" w:name="_Toc17133346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9669E">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264"/>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653BC9DB" w:rsidR="009644C8" w:rsidRPr="006C30C0" w:rsidRDefault="006C30C0" w:rsidP="009644C8">
      <w:pPr>
        <w:pStyle w:val="Descripcin"/>
        <w:keepNext/>
        <w:jc w:val="center"/>
        <w:rPr>
          <w:lang w:val="es-ES"/>
        </w:rPr>
      </w:pPr>
      <w:bookmarkStart w:id="265" w:name="_Toc17133346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9669E">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265"/>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2EC3C7C7" w:rsidR="009644C8" w:rsidRPr="009644C8" w:rsidRDefault="006C30C0" w:rsidP="009644C8">
      <w:pPr>
        <w:pStyle w:val="Descripcin"/>
        <w:keepNext/>
        <w:jc w:val="center"/>
        <w:rPr>
          <w:lang w:val="es-ES"/>
        </w:rPr>
      </w:pPr>
      <w:bookmarkStart w:id="266" w:name="_Toc17133347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9669E">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266"/>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1B1278"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1B1278"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0F26C848" w:rsidR="00431C16" w:rsidRPr="009644C8" w:rsidRDefault="006C30C0" w:rsidP="009644C8">
      <w:pPr>
        <w:pStyle w:val="Descripcin"/>
        <w:keepNext/>
        <w:jc w:val="center"/>
        <w:rPr>
          <w:lang w:val="es-ES"/>
        </w:rPr>
      </w:pPr>
      <w:bookmarkStart w:id="267" w:name="_Toc17133347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9669E">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267"/>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1B1278"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1B1278"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2019B141" w:rsidR="00431C16" w:rsidRPr="009644C8" w:rsidRDefault="0010623F" w:rsidP="009644C8">
      <w:pPr>
        <w:pStyle w:val="Descripcin"/>
        <w:keepNext/>
        <w:jc w:val="center"/>
        <w:rPr>
          <w:lang w:val="es-ES"/>
        </w:rPr>
      </w:pPr>
      <w:bookmarkStart w:id="268" w:name="_Toc17133347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9669E">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268"/>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30A0092F" w:rsidR="006466ED" w:rsidRPr="006466ED" w:rsidRDefault="0010623F" w:rsidP="006466ED">
      <w:pPr>
        <w:pStyle w:val="Descripcin"/>
        <w:keepNext/>
        <w:jc w:val="center"/>
        <w:rPr>
          <w:lang w:val="es-ES"/>
        </w:rPr>
      </w:pPr>
      <w:bookmarkStart w:id="269" w:name="_Toc17133347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9669E">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r w:rsidR="006466ED">
        <w:rPr>
          <w:lang w:val="es-ES"/>
        </w:rPr>
        <w:t>Testing y corección de errores</w:t>
      </w:r>
      <w:r w:rsidR="00F13DC2">
        <w:rPr>
          <w:lang w:val="es-ES"/>
        </w:rPr>
        <w:t xml:space="preserve"> I</w:t>
      </w:r>
      <w:bookmarkEnd w:id="269"/>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1B1278"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1B1278"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09A4EEF4" w:rsidR="00431C16" w:rsidRPr="00020D18" w:rsidRDefault="0010623F" w:rsidP="00431C16">
      <w:pPr>
        <w:pStyle w:val="Descripcin"/>
        <w:keepNext/>
        <w:jc w:val="center"/>
        <w:rPr>
          <w:lang w:val="es-ES"/>
        </w:rPr>
      </w:pPr>
      <w:bookmarkStart w:id="270" w:name="_Toc17133347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9669E">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270"/>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34088DEF" w:rsidR="00431C16" w:rsidRPr="00020D18" w:rsidRDefault="0010623F" w:rsidP="00431C16">
      <w:pPr>
        <w:pStyle w:val="Descripcin"/>
        <w:keepNext/>
        <w:jc w:val="center"/>
        <w:rPr>
          <w:lang w:val="es-ES"/>
        </w:rPr>
      </w:pPr>
      <w:bookmarkStart w:id="271" w:name="_Toc45532138"/>
      <w:bookmarkStart w:id="272" w:name="_Toc17133347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9669E">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271"/>
      <w:r w:rsidR="00020D18" w:rsidRPr="00020D18">
        <w:rPr>
          <w:lang w:val="es-ES"/>
        </w:rPr>
        <w:t>Parte 10: Ejecución del programa</w:t>
      </w:r>
      <w:bookmarkEnd w:id="272"/>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4B945125" w:rsidR="00431C16" w:rsidRPr="00020D18" w:rsidRDefault="0010623F" w:rsidP="00431C16">
      <w:pPr>
        <w:pStyle w:val="Descripcin"/>
        <w:keepNext/>
        <w:jc w:val="center"/>
        <w:rPr>
          <w:lang w:val="es-ES"/>
        </w:rPr>
      </w:pPr>
      <w:bookmarkStart w:id="273" w:name="_Toc17133347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9669E">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11: Testing y corrección de errores</w:t>
      </w:r>
      <w:r w:rsidR="00F13DC2">
        <w:rPr>
          <w:lang w:val="es-ES"/>
        </w:rPr>
        <w:t xml:space="preserve"> II</w:t>
      </w:r>
      <w:bookmarkEnd w:id="273"/>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1B1278"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1B1278"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5BAFF7C3" w:rsidR="00431C16" w:rsidRPr="0010623F" w:rsidRDefault="0010623F" w:rsidP="00431C16">
      <w:pPr>
        <w:pStyle w:val="Descripcin"/>
        <w:keepNext/>
        <w:jc w:val="center"/>
        <w:rPr>
          <w:lang w:val="es-ES"/>
        </w:rPr>
      </w:pPr>
      <w:bookmarkStart w:id="274" w:name="_Toc17133347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9669E">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Parte 12: Análisis del dataset</w:t>
      </w:r>
      <w:bookmarkEnd w:id="274"/>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r w:rsidRPr="0010623F">
              <w:rPr>
                <w:rFonts w:eastAsia="Times New Roman"/>
                <w:b/>
                <w:bCs/>
                <w:i/>
                <w:iCs/>
                <w:color w:val="000000"/>
                <w:lang w:val="es-ES" w:eastAsia="es-ES"/>
              </w:rPr>
              <w:t>dataset</w:t>
            </w:r>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0F831B4D" w:rsidR="00431C16" w:rsidRPr="00020D18" w:rsidRDefault="0010623F" w:rsidP="00431C16">
      <w:pPr>
        <w:pStyle w:val="Descripcin"/>
        <w:keepNext/>
        <w:jc w:val="center"/>
        <w:rPr>
          <w:lang w:val="es-ES"/>
        </w:rPr>
      </w:pPr>
      <w:bookmarkStart w:id="275" w:name="_Toc17133347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9669E">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r w:rsidR="00020D18">
        <w:rPr>
          <w:lang w:val="es-ES"/>
        </w:rPr>
        <w:t>Testing y corrección de errores</w:t>
      </w:r>
      <w:r w:rsidR="00F13DC2">
        <w:rPr>
          <w:lang w:val="es-ES"/>
        </w:rPr>
        <w:t xml:space="preserve"> III</w:t>
      </w:r>
      <w:bookmarkEnd w:id="275"/>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1B1278"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1B1278"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35421CA9" w:rsidR="00431C16" w:rsidRPr="00020D18" w:rsidRDefault="00431C16" w:rsidP="00431C16">
      <w:pPr>
        <w:pStyle w:val="Descripcin"/>
        <w:keepNext/>
        <w:jc w:val="center"/>
        <w:rPr>
          <w:lang w:val="es-ES"/>
        </w:rPr>
      </w:pPr>
      <w:bookmarkStart w:id="276" w:name="_Toc45532142"/>
      <w:bookmarkStart w:id="277" w:name="_Toc171333479"/>
      <w:r w:rsidRPr="00020D18">
        <w:rPr>
          <w:lang w:val="es-ES"/>
        </w:rPr>
        <w:t xml:space="preserve">Tabla </w:t>
      </w:r>
      <w:r>
        <w:fldChar w:fldCharType="begin"/>
      </w:r>
      <w:r w:rsidRPr="00020D18">
        <w:rPr>
          <w:lang w:val="es-ES"/>
        </w:rPr>
        <w:instrText xml:space="preserve"> SEQ Tabla \* ARABIC </w:instrText>
      </w:r>
      <w:r>
        <w:fldChar w:fldCharType="separate"/>
      </w:r>
      <w:r w:rsidR="0049669E">
        <w:rPr>
          <w:noProof/>
          <w:lang w:val="es-ES"/>
        </w:rPr>
        <w:t>34</w:t>
      </w:r>
      <w:r>
        <w:fldChar w:fldCharType="end"/>
      </w:r>
      <w:r w:rsidRPr="00020D18">
        <w:rPr>
          <w:lang w:val="es-ES"/>
        </w:rPr>
        <w:t xml:space="preserve">: </w:t>
      </w:r>
      <w:bookmarkEnd w:id="276"/>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277"/>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78" w:name="_Ref169797806"/>
      <w:bookmarkStart w:id="279" w:name="_Toc171273059"/>
      <w:r w:rsidRPr="00F13DC2">
        <w:rPr>
          <w:lang w:val="es-ES_tradnl"/>
        </w:rPr>
        <w:lastRenderedPageBreak/>
        <w:t>Presupuesto total</w:t>
      </w:r>
      <w:bookmarkEnd w:id="278"/>
      <w:bookmarkEnd w:id="279"/>
    </w:p>
    <w:p w14:paraId="737ADEBC" w14:textId="77777777" w:rsidR="00431C16" w:rsidRPr="00431C16" w:rsidRDefault="00431C16" w:rsidP="00431C16"/>
    <w:p w14:paraId="73AAF792" w14:textId="1CEAF5F2"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49669E" w:rsidRPr="006C30C0">
        <w:rPr>
          <w:lang w:val="es-ES_tradnl"/>
        </w:rPr>
        <w:t xml:space="preserve">Tabla </w:t>
      </w:r>
      <w:r w:rsidR="0049669E">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49669E" w:rsidRPr="006C30C0">
        <w:rPr>
          <w:lang w:val="es-ES_tradnl"/>
        </w:rPr>
        <w:t xml:space="preserve">Tabla </w:t>
      </w:r>
      <w:r w:rsidR="0049669E">
        <w:rPr>
          <w:noProof/>
          <w:lang w:val="es-ES_tradnl"/>
        </w:rPr>
        <w:t>36</w:t>
      </w:r>
      <w:r w:rsidR="00EA4242">
        <w:rPr>
          <w:lang w:val="es-ES"/>
        </w:rPr>
        <w:fldChar w:fldCharType="end"/>
      </w:r>
      <w:r>
        <w:rPr>
          <w:lang w:val="es-ES"/>
        </w:rPr>
        <w:t>.</w:t>
      </w:r>
    </w:p>
    <w:p w14:paraId="00E88013" w14:textId="2079A90C" w:rsidR="00431C16" w:rsidRPr="00287A76" w:rsidRDefault="00EA4242" w:rsidP="00431C16">
      <w:pPr>
        <w:pStyle w:val="Descripcin"/>
        <w:keepNext/>
        <w:jc w:val="center"/>
        <w:rPr>
          <w:lang w:val="es-ES"/>
        </w:rPr>
      </w:pPr>
      <w:bookmarkStart w:id="280" w:name="_Ref169798803"/>
      <w:bookmarkStart w:id="281" w:name="_Toc17133348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9669E">
        <w:rPr>
          <w:noProof/>
          <w:lang w:val="es-ES_tradnl"/>
        </w:rPr>
        <w:t>35</w:t>
      </w:r>
      <w:r w:rsidRPr="006C30C0">
        <w:rPr>
          <w:lang w:val="es-ES_tradnl"/>
        </w:rPr>
        <w:fldChar w:fldCharType="end"/>
      </w:r>
      <w:bookmarkEnd w:id="280"/>
      <w:r w:rsidRPr="006C30C0">
        <w:rPr>
          <w:lang w:val="es-ES_tradnl"/>
        </w:rPr>
        <w:t>:</w:t>
      </w:r>
      <w:r>
        <w:t xml:space="preserve"> </w:t>
      </w:r>
      <w:r w:rsidR="00D929E3">
        <w:rPr>
          <w:lang w:val="es-ES"/>
        </w:rPr>
        <w:t>Presupuesto total</w:t>
      </w:r>
      <w:bookmarkEnd w:id="281"/>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r w:rsidRPr="00F13DC2">
              <w:rPr>
                <w:rFonts w:eastAsia="Times New Roman"/>
                <w:i/>
                <w:iCs/>
                <w:color w:val="000000"/>
                <w:lang w:val="es-ES" w:eastAsia="es-ES"/>
              </w:rPr>
              <w:t>dataset</w:t>
            </w:r>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2DB137BC" w:rsidR="00431C16" w:rsidRPr="00D929E3" w:rsidRDefault="00EA4242" w:rsidP="00431C16">
      <w:pPr>
        <w:pStyle w:val="Descripcin"/>
        <w:keepNext/>
        <w:jc w:val="center"/>
        <w:rPr>
          <w:lang w:val="es-ES"/>
        </w:rPr>
      </w:pPr>
      <w:bookmarkStart w:id="282" w:name="_Ref169798843"/>
      <w:bookmarkStart w:id="283" w:name="_Toc17133348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9669E">
        <w:rPr>
          <w:noProof/>
          <w:lang w:val="es-ES_tradnl"/>
        </w:rPr>
        <w:t>36</w:t>
      </w:r>
      <w:r w:rsidRPr="006C30C0">
        <w:rPr>
          <w:lang w:val="es-ES_tradnl"/>
        </w:rPr>
        <w:fldChar w:fldCharType="end"/>
      </w:r>
      <w:bookmarkEnd w:id="282"/>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83"/>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84" w:name="_Toc171273060"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84"/>
        </w:p>
        <w:sdt>
          <w:sdtPr>
            <w:id w:val="-573587230"/>
            <w:bibliography/>
          </w:sdtPr>
          <w:sdtContent>
            <w:p w14:paraId="199B77A7" w14:textId="77777777" w:rsidR="00DF1269"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DF1269" w14:paraId="403AB0A0" w14:textId="77777777">
                <w:trPr>
                  <w:divId w:val="1251306447"/>
                  <w:tblCellSpacing w:w="15" w:type="dxa"/>
                </w:trPr>
                <w:tc>
                  <w:tcPr>
                    <w:tcW w:w="50" w:type="pct"/>
                    <w:hideMark/>
                  </w:tcPr>
                  <w:p w14:paraId="1A022C89" w14:textId="4A3620F7" w:rsidR="00DF1269" w:rsidRDefault="00DF1269">
                    <w:pPr>
                      <w:pStyle w:val="Bibliografa"/>
                      <w:rPr>
                        <w:noProof/>
                        <w:sz w:val="24"/>
                        <w:szCs w:val="24"/>
                      </w:rPr>
                    </w:pPr>
                    <w:r>
                      <w:rPr>
                        <w:noProof/>
                      </w:rPr>
                      <w:t xml:space="preserve">[1] </w:t>
                    </w:r>
                  </w:p>
                </w:tc>
                <w:tc>
                  <w:tcPr>
                    <w:tcW w:w="0" w:type="auto"/>
                    <w:hideMark/>
                  </w:tcPr>
                  <w:p w14:paraId="60733EBD" w14:textId="77777777" w:rsidR="00DF1269" w:rsidRDefault="00DF1269">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DF1269" w14:paraId="3FD2E308" w14:textId="77777777">
                <w:trPr>
                  <w:divId w:val="1251306447"/>
                  <w:tblCellSpacing w:w="15" w:type="dxa"/>
                </w:trPr>
                <w:tc>
                  <w:tcPr>
                    <w:tcW w:w="50" w:type="pct"/>
                    <w:hideMark/>
                  </w:tcPr>
                  <w:p w14:paraId="2696CD68" w14:textId="77777777" w:rsidR="00DF1269" w:rsidRDefault="00DF1269">
                    <w:pPr>
                      <w:pStyle w:val="Bibliografa"/>
                      <w:rPr>
                        <w:noProof/>
                      </w:rPr>
                    </w:pPr>
                    <w:r>
                      <w:rPr>
                        <w:noProof/>
                      </w:rPr>
                      <w:t xml:space="preserve">[2] </w:t>
                    </w:r>
                  </w:p>
                </w:tc>
                <w:tc>
                  <w:tcPr>
                    <w:tcW w:w="0" w:type="auto"/>
                    <w:hideMark/>
                  </w:tcPr>
                  <w:p w14:paraId="0252DC1D" w14:textId="77777777" w:rsidR="00DF1269" w:rsidRDefault="00DF1269">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DF1269" w14:paraId="5D822B2E" w14:textId="77777777">
                <w:trPr>
                  <w:divId w:val="1251306447"/>
                  <w:tblCellSpacing w:w="15" w:type="dxa"/>
                </w:trPr>
                <w:tc>
                  <w:tcPr>
                    <w:tcW w:w="50" w:type="pct"/>
                    <w:hideMark/>
                  </w:tcPr>
                  <w:p w14:paraId="185C80FA" w14:textId="77777777" w:rsidR="00DF1269" w:rsidRDefault="00DF1269">
                    <w:pPr>
                      <w:pStyle w:val="Bibliografa"/>
                      <w:rPr>
                        <w:noProof/>
                      </w:rPr>
                    </w:pPr>
                    <w:r>
                      <w:rPr>
                        <w:noProof/>
                      </w:rPr>
                      <w:t xml:space="preserve">[3] </w:t>
                    </w:r>
                  </w:p>
                </w:tc>
                <w:tc>
                  <w:tcPr>
                    <w:tcW w:w="0" w:type="auto"/>
                    <w:hideMark/>
                  </w:tcPr>
                  <w:p w14:paraId="2FCCC3D9" w14:textId="77777777" w:rsidR="00DF1269" w:rsidRDefault="00DF1269">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DF1269" w14:paraId="62AECB92" w14:textId="77777777">
                <w:trPr>
                  <w:divId w:val="1251306447"/>
                  <w:tblCellSpacing w:w="15" w:type="dxa"/>
                </w:trPr>
                <w:tc>
                  <w:tcPr>
                    <w:tcW w:w="50" w:type="pct"/>
                    <w:hideMark/>
                  </w:tcPr>
                  <w:p w14:paraId="65BF6B43" w14:textId="77777777" w:rsidR="00DF1269" w:rsidRDefault="00DF1269">
                    <w:pPr>
                      <w:pStyle w:val="Bibliografa"/>
                      <w:rPr>
                        <w:noProof/>
                      </w:rPr>
                    </w:pPr>
                    <w:r>
                      <w:rPr>
                        <w:noProof/>
                      </w:rPr>
                      <w:t xml:space="preserve">[4] </w:t>
                    </w:r>
                  </w:p>
                </w:tc>
                <w:tc>
                  <w:tcPr>
                    <w:tcW w:w="0" w:type="auto"/>
                    <w:hideMark/>
                  </w:tcPr>
                  <w:p w14:paraId="7B82C439" w14:textId="77777777" w:rsidR="00DF1269" w:rsidRDefault="00DF1269">
                    <w:pPr>
                      <w:pStyle w:val="Bibliografa"/>
                      <w:rPr>
                        <w:noProof/>
                      </w:rPr>
                    </w:pPr>
                    <w:r>
                      <w:rPr>
                        <w:noProof/>
                      </w:rPr>
                      <w:t xml:space="preserve">Allamanis, M., Barr, E.T., Devanbu, P. and Sutton, C., «A survey of machine learning for big code and naturalness,» </w:t>
                    </w:r>
                    <w:r>
                      <w:rPr>
                        <w:i/>
                        <w:iCs/>
                        <w:noProof/>
                      </w:rPr>
                      <w:t xml:space="preserve">ACM Computing Surveys (CSUR), </w:t>
                    </w:r>
                    <w:r>
                      <w:rPr>
                        <w:noProof/>
                      </w:rPr>
                      <w:t xml:space="preserve">vol. 51, nº 4, pp. 1-37, 2018. </w:t>
                    </w:r>
                  </w:p>
                </w:tc>
              </w:tr>
              <w:tr w:rsidR="00DF1269" w14:paraId="3C28F06B" w14:textId="77777777">
                <w:trPr>
                  <w:divId w:val="1251306447"/>
                  <w:tblCellSpacing w:w="15" w:type="dxa"/>
                </w:trPr>
                <w:tc>
                  <w:tcPr>
                    <w:tcW w:w="50" w:type="pct"/>
                    <w:hideMark/>
                  </w:tcPr>
                  <w:p w14:paraId="66C48C75" w14:textId="77777777" w:rsidR="00DF1269" w:rsidRDefault="00DF1269">
                    <w:pPr>
                      <w:pStyle w:val="Bibliografa"/>
                      <w:rPr>
                        <w:noProof/>
                      </w:rPr>
                    </w:pPr>
                    <w:r>
                      <w:rPr>
                        <w:noProof/>
                      </w:rPr>
                      <w:t xml:space="preserve">[5] </w:t>
                    </w:r>
                  </w:p>
                </w:tc>
                <w:tc>
                  <w:tcPr>
                    <w:tcW w:w="0" w:type="auto"/>
                    <w:hideMark/>
                  </w:tcPr>
                  <w:p w14:paraId="1D4D5E57" w14:textId="77777777" w:rsidR="00DF1269" w:rsidRDefault="00DF1269">
                    <w:pPr>
                      <w:pStyle w:val="Bibliografa"/>
                      <w:rPr>
                        <w:noProof/>
                      </w:rPr>
                    </w:pPr>
                    <w:r>
                      <w:rPr>
                        <w:noProof/>
                      </w:rPr>
                      <w:t>IEEE Spectrum, «Top Programming Languages 2023,» [En línea]. Available: https://spectrum.ieee.org/top-programming-languages-2023. [Último acceso: Junio 2024].</w:t>
                    </w:r>
                  </w:p>
                </w:tc>
              </w:tr>
              <w:tr w:rsidR="00DF1269" w:rsidRPr="001B1278" w14:paraId="65C0D71A" w14:textId="77777777">
                <w:trPr>
                  <w:divId w:val="1251306447"/>
                  <w:tblCellSpacing w:w="15" w:type="dxa"/>
                </w:trPr>
                <w:tc>
                  <w:tcPr>
                    <w:tcW w:w="50" w:type="pct"/>
                    <w:hideMark/>
                  </w:tcPr>
                  <w:p w14:paraId="099C1749" w14:textId="77777777" w:rsidR="00DF1269" w:rsidRDefault="00DF1269">
                    <w:pPr>
                      <w:pStyle w:val="Bibliografa"/>
                      <w:rPr>
                        <w:noProof/>
                      </w:rPr>
                    </w:pPr>
                    <w:r>
                      <w:rPr>
                        <w:noProof/>
                      </w:rPr>
                      <w:t xml:space="preserve">[6] </w:t>
                    </w:r>
                  </w:p>
                </w:tc>
                <w:tc>
                  <w:tcPr>
                    <w:tcW w:w="0" w:type="auto"/>
                    <w:hideMark/>
                  </w:tcPr>
                  <w:p w14:paraId="4435F9E6" w14:textId="77777777" w:rsidR="00DF1269" w:rsidRPr="00DF1269" w:rsidRDefault="00DF1269">
                    <w:pPr>
                      <w:pStyle w:val="Bibliografa"/>
                      <w:rPr>
                        <w:noProof/>
                        <w:lang w:val="es-ES"/>
                      </w:rPr>
                    </w:pPr>
                    <w:r>
                      <w:rPr>
                        <w:noProof/>
                      </w:rPr>
                      <w:t xml:space="preserve">KDnuggets , «Data Science Tools, 2019-2020: Trends and Analysis,» [En línea]. </w:t>
                    </w:r>
                    <w:r w:rsidRPr="00DF1269">
                      <w:rPr>
                        <w:noProof/>
                        <w:lang w:val="es-ES"/>
                      </w:rPr>
                      <w:t>Available: https://www.kdnuggets.com/2020/06/data-science-tools-popularity-animated.html. [Último acceso: junio 2024].</w:t>
                    </w:r>
                  </w:p>
                </w:tc>
              </w:tr>
              <w:tr w:rsidR="00DF1269" w14:paraId="0EA8E0CB" w14:textId="77777777">
                <w:trPr>
                  <w:divId w:val="1251306447"/>
                  <w:tblCellSpacing w:w="15" w:type="dxa"/>
                </w:trPr>
                <w:tc>
                  <w:tcPr>
                    <w:tcW w:w="50" w:type="pct"/>
                    <w:hideMark/>
                  </w:tcPr>
                  <w:p w14:paraId="3208E586" w14:textId="77777777" w:rsidR="00DF1269" w:rsidRDefault="00DF1269">
                    <w:pPr>
                      <w:pStyle w:val="Bibliografa"/>
                      <w:rPr>
                        <w:noProof/>
                      </w:rPr>
                    </w:pPr>
                    <w:r>
                      <w:rPr>
                        <w:noProof/>
                      </w:rPr>
                      <w:t xml:space="preserve">[7] </w:t>
                    </w:r>
                  </w:p>
                </w:tc>
                <w:tc>
                  <w:tcPr>
                    <w:tcW w:w="0" w:type="auto"/>
                    <w:hideMark/>
                  </w:tcPr>
                  <w:p w14:paraId="1A5A20CC" w14:textId="77777777" w:rsidR="00DF1269" w:rsidRDefault="00DF1269">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DF1269" w14:paraId="0264DAA2" w14:textId="77777777">
                <w:trPr>
                  <w:divId w:val="1251306447"/>
                  <w:tblCellSpacing w:w="15" w:type="dxa"/>
                </w:trPr>
                <w:tc>
                  <w:tcPr>
                    <w:tcW w:w="50" w:type="pct"/>
                    <w:hideMark/>
                  </w:tcPr>
                  <w:p w14:paraId="7FC48570" w14:textId="77777777" w:rsidR="00DF1269" w:rsidRDefault="00DF1269">
                    <w:pPr>
                      <w:pStyle w:val="Bibliografa"/>
                      <w:rPr>
                        <w:noProof/>
                      </w:rPr>
                    </w:pPr>
                    <w:r>
                      <w:rPr>
                        <w:noProof/>
                      </w:rPr>
                      <w:t xml:space="preserve">[8] </w:t>
                    </w:r>
                  </w:p>
                </w:tc>
                <w:tc>
                  <w:tcPr>
                    <w:tcW w:w="0" w:type="auto"/>
                    <w:hideMark/>
                  </w:tcPr>
                  <w:p w14:paraId="314014A5" w14:textId="77777777" w:rsidR="00DF1269" w:rsidRDefault="00DF1269">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DF1269" w:rsidRPr="001B1278" w14:paraId="61E5B136" w14:textId="77777777">
                <w:trPr>
                  <w:divId w:val="1251306447"/>
                  <w:tblCellSpacing w:w="15" w:type="dxa"/>
                </w:trPr>
                <w:tc>
                  <w:tcPr>
                    <w:tcW w:w="50" w:type="pct"/>
                    <w:hideMark/>
                  </w:tcPr>
                  <w:p w14:paraId="72242069" w14:textId="77777777" w:rsidR="00DF1269" w:rsidRDefault="00DF1269">
                    <w:pPr>
                      <w:pStyle w:val="Bibliografa"/>
                      <w:rPr>
                        <w:noProof/>
                      </w:rPr>
                    </w:pPr>
                    <w:r>
                      <w:rPr>
                        <w:noProof/>
                      </w:rPr>
                      <w:t xml:space="preserve">[9] </w:t>
                    </w:r>
                  </w:p>
                </w:tc>
                <w:tc>
                  <w:tcPr>
                    <w:tcW w:w="0" w:type="auto"/>
                    <w:hideMark/>
                  </w:tcPr>
                  <w:p w14:paraId="6EFC58C0" w14:textId="77777777" w:rsidR="00DF1269" w:rsidRPr="00DF1269" w:rsidRDefault="00DF1269">
                    <w:pPr>
                      <w:pStyle w:val="Bibliografa"/>
                      <w:rPr>
                        <w:noProof/>
                        <w:lang w:val="es-ES"/>
                      </w:rPr>
                    </w:pPr>
                    <w:r>
                      <w:rPr>
                        <w:noProof/>
                      </w:rPr>
                      <w:t xml:space="preserve">Python 3.12.3, «The Python Standard Library, ast - Abstract Syntax Trees,» [En línea]. </w:t>
                    </w:r>
                    <w:r w:rsidRPr="00DF1269">
                      <w:rPr>
                        <w:noProof/>
                        <w:lang w:val="es-ES"/>
                      </w:rPr>
                      <w:t>Available: https://docs.python.org/3/library/ast.html. [Último acceso: Junio 2024].</w:t>
                    </w:r>
                  </w:p>
                </w:tc>
              </w:tr>
              <w:tr w:rsidR="00DF1269" w14:paraId="79C5B8C8" w14:textId="77777777">
                <w:trPr>
                  <w:divId w:val="1251306447"/>
                  <w:tblCellSpacing w:w="15" w:type="dxa"/>
                </w:trPr>
                <w:tc>
                  <w:tcPr>
                    <w:tcW w:w="50" w:type="pct"/>
                    <w:hideMark/>
                  </w:tcPr>
                  <w:p w14:paraId="43CC615F" w14:textId="77777777" w:rsidR="00DF1269" w:rsidRDefault="00DF1269">
                    <w:pPr>
                      <w:pStyle w:val="Bibliografa"/>
                      <w:rPr>
                        <w:noProof/>
                      </w:rPr>
                    </w:pPr>
                    <w:r>
                      <w:rPr>
                        <w:noProof/>
                      </w:rPr>
                      <w:t xml:space="preserve">[10] </w:t>
                    </w:r>
                  </w:p>
                </w:tc>
                <w:tc>
                  <w:tcPr>
                    <w:tcW w:w="0" w:type="auto"/>
                    <w:hideMark/>
                  </w:tcPr>
                  <w:p w14:paraId="12C063EA" w14:textId="77777777" w:rsidR="00DF1269" w:rsidRDefault="00DF1269">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DF1269" w14:paraId="12013D78" w14:textId="77777777">
                <w:trPr>
                  <w:divId w:val="1251306447"/>
                  <w:tblCellSpacing w:w="15" w:type="dxa"/>
                </w:trPr>
                <w:tc>
                  <w:tcPr>
                    <w:tcW w:w="50" w:type="pct"/>
                    <w:hideMark/>
                  </w:tcPr>
                  <w:p w14:paraId="314EDA60" w14:textId="77777777" w:rsidR="00DF1269" w:rsidRDefault="00DF1269">
                    <w:pPr>
                      <w:pStyle w:val="Bibliografa"/>
                      <w:rPr>
                        <w:noProof/>
                      </w:rPr>
                    </w:pPr>
                    <w:r>
                      <w:rPr>
                        <w:noProof/>
                      </w:rPr>
                      <w:t xml:space="preserve">[11] </w:t>
                    </w:r>
                  </w:p>
                </w:tc>
                <w:tc>
                  <w:tcPr>
                    <w:tcW w:w="0" w:type="auto"/>
                    <w:hideMark/>
                  </w:tcPr>
                  <w:p w14:paraId="391C6952" w14:textId="77777777" w:rsidR="00DF1269" w:rsidRDefault="00DF1269">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DF1269" w14:paraId="2E39C089" w14:textId="77777777">
                <w:trPr>
                  <w:divId w:val="1251306447"/>
                  <w:tblCellSpacing w:w="15" w:type="dxa"/>
                </w:trPr>
                <w:tc>
                  <w:tcPr>
                    <w:tcW w:w="50" w:type="pct"/>
                    <w:hideMark/>
                  </w:tcPr>
                  <w:p w14:paraId="549FCD6E" w14:textId="77777777" w:rsidR="00DF1269" w:rsidRDefault="00DF1269">
                    <w:pPr>
                      <w:pStyle w:val="Bibliografa"/>
                      <w:rPr>
                        <w:noProof/>
                      </w:rPr>
                    </w:pPr>
                    <w:r>
                      <w:rPr>
                        <w:noProof/>
                      </w:rPr>
                      <w:t xml:space="preserve">[12] </w:t>
                    </w:r>
                  </w:p>
                </w:tc>
                <w:tc>
                  <w:tcPr>
                    <w:tcW w:w="0" w:type="auto"/>
                    <w:hideMark/>
                  </w:tcPr>
                  <w:p w14:paraId="1198CE94" w14:textId="77777777" w:rsidR="00DF1269" w:rsidRDefault="00DF1269">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DF1269" w14:paraId="5D871907" w14:textId="77777777">
                <w:trPr>
                  <w:divId w:val="1251306447"/>
                  <w:tblCellSpacing w:w="15" w:type="dxa"/>
                </w:trPr>
                <w:tc>
                  <w:tcPr>
                    <w:tcW w:w="50" w:type="pct"/>
                    <w:hideMark/>
                  </w:tcPr>
                  <w:p w14:paraId="789C0728" w14:textId="77777777" w:rsidR="00DF1269" w:rsidRDefault="00DF1269">
                    <w:pPr>
                      <w:pStyle w:val="Bibliografa"/>
                      <w:rPr>
                        <w:noProof/>
                      </w:rPr>
                    </w:pPr>
                    <w:r>
                      <w:rPr>
                        <w:noProof/>
                      </w:rPr>
                      <w:t xml:space="preserve">[13] </w:t>
                    </w:r>
                  </w:p>
                </w:tc>
                <w:tc>
                  <w:tcPr>
                    <w:tcW w:w="0" w:type="auto"/>
                    <w:hideMark/>
                  </w:tcPr>
                  <w:p w14:paraId="14CB7D00" w14:textId="77777777" w:rsidR="00DF1269" w:rsidRDefault="00DF1269">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DF1269" w14:paraId="50E7B0A8" w14:textId="77777777">
                <w:trPr>
                  <w:divId w:val="1251306447"/>
                  <w:tblCellSpacing w:w="15" w:type="dxa"/>
                </w:trPr>
                <w:tc>
                  <w:tcPr>
                    <w:tcW w:w="50" w:type="pct"/>
                    <w:hideMark/>
                  </w:tcPr>
                  <w:p w14:paraId="22D80BF1" w14:textId="77777777" w:rsidR="00DF1269" w:rsidRDefault="00DF1269">
                    <w:pPr>
                      <w:pStyle w:val="Bibliografa"/>
                      <w:rPr>
                        <w:noProof/>
                      </w:rPr>
                    </w:pPr>
                    <w:r>
                      <w:rPr>
                        <w:noProof/>
                      </w:rPr>
                      <w:lastRenderedPageBreak/>
                      <w:t xml:space="preserve">[14] </w:t>
                    </w:r>
                  </w:p>
                </w:tc>
                <w:tc>
                  <w:tcPr>
                    <w:tcW w:w="0" w:type="auto"/>
                    <w:hideMark/>
                  </w:tcPr>
                  <w:p w14:paraId="554EF3B1" w14:textId="77777777" w:rsidR="00DF1269" w:rsidRDefault="00DF1269">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DF1269" w14:paraId="7ACF690D" w14:textId="77777777">
                <w:trPr>
                  <w:divId w:val="1251306447"/>
                  <w:tblCellSpacing w:w="15" w:type="dxa"/>
                </w:trPr>
                <w:tc>
                  <w:tcPr>
                    <w:tcW w:w="50" w:type="pct"/>
                    <w:hideMark/>
                  </w:tcPr>
                  <w:p w14:paraId="6370F153" w14:textId="77777777" w:rsidR="00DF1269" w:rsidRDefault="00DF1269">
                    <w:pPr>
                      <w:pStyle w:val="Bibliografa"/>
                      <w:rPr>
                        <w:noProof/>
                      </w:rPr>
                    </w:pPr>
                    <w:r>
                      <w:rPr>
                        <w:noProof/>
                      </w:rPr>
                      <w:t xml:space="preserve">[15] </w:t>
                    </w:r>
                  </w:p>
                </w:tc>
                <w:tc>
                  <w:tcPr>
                    <w:tcW w:w="0" w:type="auto"/>
                    <w:hideMark/>
                  </w:tcPr>
                  <w:p w14:paraId="7EE6E440" w14:textId="77777777" w:rsidR="00DF1269" w:rsidRDefault="00DF1269">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DF1269" w14:paraId="4D883824" w14:textId="77777777">
                <w:trPr>
                  <w:divId w:val="1251306447"/>
                  <w:tblCellSpacing w:w="15" w:type="dxa"/>
                </w:trPr>
                <w:tc>
                  <w:tcPr>
                    <w:tcW w:w="50" w:type="pct"/>
                    <w:hideMark/>
                  </w:tcPr>
                  <w:p w14:paraId="01FE1708" w14:textId="77777777" w:rsidR="00DF1269" w:rsidRDefault="00DF1269">
                    <w:pPr>
                      <w:pStyle w:val="Bibliografa"/>
                      <w:rPr>
                        <w:noProof/>
                      </w:rPr>
                    </w:pPr>
                    <w:r>
                      <w:rPr>
                        <w:noProof/>
                      </w:rPr>
                      <w:t xml:space="preserve">[16] </w:t>
                    </w:r>
                  </w:p>
                </w:tc>
                <w:tc>
                  <w:tcPr>
                    <w:tcW w:w="0" w:type="auto"/>
                    <w:hideMark/>
                  </w:tcPr>
                  <w:p w14:paraId="0BC63266" w14:textId="77777777" w:rsidR="00DF1269" w:rsidRDefault="00DF1269">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DF1269" w14:paraId="11BCF73B" w14:textId="77777777">
                <w:trPr>
                  <w:divId w:val="1251306447"/>
                  <w:tblCellSpacing w:w="15" w:type="dxa"/>
                </w:trPr>
                <w:tc>
                  <w:tcPr>
                    <w:tcW w:w="50" w:type="pct"/>
                    <w:hideMark/>
                  </w:tcPr>
                  <w:p w14:paraId="7DDE99AD" w14:textId="77777777" w:rsidR="00DF1269" w:rsidRDefault="00DF1269">
                    <w:pPr>
                      <w:pStyle w:val="Bibliografa"/>
                      <w:rPr>
                        <w:noProof/>
                      </w:rPr>
                    </w:pPr>
                    <w:r>
                      <w:rPr>
                        <w:noProof/>
                      </w:rPr>
                      <w:t xml:space="preserve">[17] </w:t>
                    </w:r>
                  </w:p>
                </w:tc>
                <w:tc>
                  <w:tcPr>
                    <w:tcW w:w="0" w:type="auto"/>
                    <w:hideMark/>
                  </w:tcPr>
                  <w:p w14:paraId="5FBA863F" w14:textId="77777777" w:rsidR="00DF1269" w:rsidRDefault="00DF1269">
                    <w:pPr>
                      <w:pStyle w:val="Bibliografa"/>
                      <w:rPr>
                        <w:noProof/>
                      </w:rPr>
                    </w:pPr>
                    <w:r>
                      <w:rPr>
                        <w:noProof/>
                      </w:rPr>
                      <w:t xml:space="preserve">Ortin, F., Rodriguez-Prieto, O., Pascual, N. and Garcia, M., «Heterogeneous tree structure classification to label Java programmers according to their expertise level,» </w:t>
                    </w:r>
                    <w:r>
                      <w:rPr>
                        <w:i/>
                        <w:iCs/>
                        <w:noProof/>
                      </w:rPr>
                      <w:t xml:space="preserve">Future Generation Computer Systems, </w:t>
                    </w:r>
                    <w:r>
                      <w:rPr>
                        <w:noProof/>
                      </w:rPr>
                      <w:t xml:space="preserve">vol. 105, pp. 380-394, 2020. </w:t>
                    </w:r>
                  </w:p>
                </w:tc>
              </w:tr>
              <w:tr w:rsidR="00DF1269" w14:paraId="4887232D" w14:textId="77777777">
                <w:trPr>
                  <w:divId w:val="1251306447"/>
                  <w:tblCellSpacing w:w="15" w:type="dxa"/>
                </w:trPr>
                <w:tc>
                  <w:tcPr>
                    <w:tcW w:w="50" w:type="pct"/>
                    <w:hideMark/>
                  </w:tcPr>
                  <w:p w14:paraId="19654BD5" w14:textId="77777777" w:rsidR="00DF1269" w:rsidRDefault="00DF1269">
                    <w:pPr>
                      <w:pStyle w:val="Bibliografa"/>
                      <w:rPr>
                        <w:noProof/>
                      </w:rPr>
                    </w:pPr>
                    <w:r>
                      <w:rPr>
                        <w:noProof/>
                      </w:rPr>
                      <w:t xml:space="preserve">[18] </w:t>
                    </w:r>
                  </w:p>
                </w:tc>
                <w:tc>
                  <w:tcPr>
                    <w:tcW w:w="0" w:type="auto"/>
                    <w:hideMark/>
                  </w:tcPr>
                  <w:p w14:paraId="5E1AE319" w14:textId="77777777" w:rsidR="00DF1269" w:rsidRDefault="00DF1269">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DF1269" w:rsidRPr="001B1278" w14:paraId="44616F52" w14:textId="77777777">
                <w:trPr>
                  <w:divId w:val="1251306447"/>
                  <w:tblCellSpacing w:w="15" w:type="dxa"/>
                </w:trPr>
                <w:tc>
                  <w:tcPr>
                    <w:tcW w:w="50" w:type="pct"/>
                    <w:hideMark/>
                  </w:tcPr>
                  <w:p w14:paraId="035D612C" w14:textId="77777777" w:rsidR="00DF1269" w:rsidRDefault="00DF1269">
                    <w:pPr>
                      <w:pStyle w:val="Bibliografa"/>
                      <w:rPr>
                        <w:noProof/>
                      </w:rPr>
                    </w:pPr>
                    <w:r>
                      <w:rPr>
                        <w:noProof/>
                      </w:rPr>
                      <w:t xml:space="preserve">[19] </w:t>
                    </w:r>
                  </w:p>
                </w:tc>
                <w:tc>
                  <w:tcPr>
                    <w:tcW w:w="0" w:type="auto"/>
                    <w:hideMark/>
                  </w:tcPr>
                  <w:p w14:paraId="30659713" w14:textId="77777777" w:rsidR="00DF1269" w:rsidRPr="00DF1269" w:rsidRDefault="00DF1269">
                    <w:pPr>
                      <w:pStyle w:val="Bibliografa"/>
                      <w:rPr>
                        <w:noProof/>
                        <w:lang w:val="es-ES"/>
                      </w:rPr>
                    </w:pPr>
                    <w:r w:rsidRPr="00DF1269">
                      <w:rPr>
                        <w:noProof/>
                        <w:lang w:val="es-ES"/>
                      </w:rPr>
                      <w:t>Computational Reflection, «Python Source Code Analysis,» [En línea]. Available: https://github.com/ComputationalReflection/PythonSourceCodeAnalysis. [Último acceso: junio 2024].</w:t>
                    </w:r>
                  </w:p>
                </w:tc>
              </w:tr>
              <w:tr w:rsidR="00DF1269" w:rsidRPr="001B1278" w14:paraId="63643DFC" w14:textId="77777777">
                <w:trPr>
                  <w:divId w:val="1251306447"/>
                  <w:tblCellSpacing w:w="15" w:type="dxa"/>
                </w:trPr>
                <w:tc>
                  <w:tcPr>
                    <w:tcW w:w="50" w:type="pct"/>
                    <w:hideMark/>
                  </w:tcPr>
                  <w:p w14:paraId="68F87833" w14:textId="77777777" w:rsidR="00DF1269" w:rsidRDefault="00DF1269">
                    <w:pPr>
                      <w:pStyle w:val="Bibliografa"/>
                      <w:rPr>
                        <w:noProof/>
                      </w:rPr>
                    </w:pPr>
                    <w:r>
                      <w:rPr>
                        <w:noProof/>
                      </w:rPr>
                      <w:t xml:space="preserve">[20] </w:t>
                    </w:r>
                  </w:p>
                </w:tc>
                <w:tc>
                  <w:tcPr>
                    <w:tcW w:w="0" w:type="auto"/>
                    <w:hideMark/>
                  </w:tcPr>
                  <w:p w14:paraId="1F282D72" w14:textId="77777777" w:rsidR="00DF1269" w:rsidRPr="00DF1269" w:rsidRDefault="00DF1269">
                    <w:pPr>
                      <w:pStyle w:val="Bibliografa"/>
                      <w:rPr>
                        <w:noProof/>
                        <w:lang w:val="es-ES"/>
                      </w:rPr>
                    </w:pPr>
                    <w:r w:rsidRPr="00DF1269">
                      <w:rPr>
                        <w:noProof/>
                        <w:lang w:val="es-ES"/>
                      </w:rPr>
                      <w:t>GitHub, «REST API documentation,» [En línea]. Available: https://docs.github.com/es/rest. [Último acceso: junio 2024].</w:t>
                    </w:r>
                  </w:p>
                </w:tc>
              </w:tr>
              <w:tr w:rsidR="00DF1269" w14:paraId="75518116" w14:textId="77777777">
                <w:trPr>
                  <w:divId w:val="1251306447"/>
                  <w:tblCellSpacing w:w="15" w:type="dxa"/>
                </w:trPr>
                <w:tc>
                  <w:tcPr>
                    <w:tcW w:w="50" w:type="pct"/>
                    <w:hideMark/>
                  </w:tcPr>
                  <w:p w14:paraId="17AAE901" w14:textId="77777777" w:rsidR="00DF1269" w:rsidRDefault="00DF1269">
                    <w:pPr>
                      <w:pStyle w:val="Bibliografa"/>
                      <w:rPr>
                        <w:noProof/>
                      </w:rPr>
                    </w:pPr>
                    <w:r>
                      <w:rPr>
                        <w:noProof/>
                      </w:rPr>
                      <w:t xml:space="preserve">[21] </w:t>
                    </w:r>
                  </w:p>
                </w:tc>
                <w:tc>
                  <w:tcPr>
                    <w:tcW w:w="0" w:type="auto"/>
                    <w:hideMark/>
                  </w:tcPr>
                  <w:p w14:paraId="12B999E4" w14:textId="77777777" w:rsidR="00DF1269" w:rsidRDefault="00DF1269">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DF1269" w14:paraId="5302D12C" w14:textId="77777777">
                <w:trPr>
                  <w:divId w:val="1251306447"/>
                  <w:tblCellSpacing w:w="15" w:type="dxa"/>
                </w:trPr>
                <w:tc>
                  <w:tcPr>
                    <w:tcW w:w="50" w:type="pct"/>
                    <w:hideMark/>
                  </w:tcPr>
                  <w:p w14:paraId="52D23136" w14:textId="77777777" w:rsidR="00DF1269" w:rsidRDefault="00DF1269">
                    <w:pPr>
                      <w:pStyle w:val="Bibliografa"/>
                      <w:rPr>
                        <w:noProof/>
                      </w:rPr>
                    </w:pPr>
                    <w:r>
                      <w:rPr>
                        <w:noProof/>
                      </w:rPr>
                      <w:t xml:space="preserve">[22] </w:t>
                    </w:r>
                  </w:p>
                </w:tc>
                <w:tc>
                  <w:tcPr>
                    <w:tcW w:w="0" w:type="auto"/>
                    <w:hideMark/>
                  </w:tcPr>
                  <w:p w14:paraId="64B6C725" w14:textId="77777777" w:rsidR="00DF1269" w:rsidRDefault="00DF1269">
                    <w:pPr>
                      <w:pStyle w:val="Bibliografa"/>
                      <w:rPr>
                        <w:noProof/>
                      </w:rPr>
                    </w:pPr>
                    <w:r>
                      <w:rPr>
                        <w:noProof/>
                      </w:rPr>
                      <w:t xml:space="preserve">Tukey, J.W., Exploratory data analysis. Vol. 2., Reading, MA: Addison-wesley, 1977. </w:t>
                    </w:r>
                  </w:p>
                </w:tc>
              </w:tr>
              <w:tr w:rsidR="00DF1269" w14:paraId="62287605" w14:textId="77777777">
                <w:trPr>
                  <w:divId w:val="1251306447"/>
                  <w:tblCellSpacing w:w="15" w:type="dxa"/>
                </w:trPr>
                <w:tc>
                  <w:tcPr>
                    <w:tcW w:w="50" w:type="pct"/>
                    <w:hideMark/>
                  </w:tcPr>
                  <w:p w14:paraId="2E1F730E" w14:textId="77777777" w:rsidR="00DF1269" w:rsidRDefault="00DF1269">
                    <w:pPr>
                      <w:pStyle w:val="Bibliografa"/>
                      <w:rPr>
                        <w:noProof/>
                      </w:rPr>
                    </w:pPr>
                    <w:r>
                      <w:rPr>
                        <w:noProof/>
                      </w:rPr>
                      <w:t xml:space="preserve">[23] </w:t>
                    </w:r>
                  </w:p>
                </w:tc>
                <w:tc>
                  <w:tcPr>
                    <w:tcW w:w="0" w:type="auto"/>
                    <w:hideMark/>
                  </w:tcPr>
                  <w:p w14:paraId="078DB369" w14:textId="77777777" w:rsidR="00DF1269" w:rsidRDefault="00DF1269">
                    <w:pPr>
                      <w:pStyle w:val="Bibliografa"/>
                      <w:rPr>
                        <w:noProof/>
                      </w:rPr>
                    </w:pPr>
                    <w:r>
                      <w:rPr>
                        <w:noProof/>
                      </w:rPr>
                      <w:t xml:space="preserve">Rousseeuw, P. J., and Ruts, I., «Algorithm AS 307: Bivariate Location Depth,» </w:t>
                    </w:r>
                    <w:r>
                      <w:rPr>
                        <w:i/>
                        <w:iCs/>
                        <w:noProof/>
                      </w:rPr>
                      <w:t xml:space="preserve">Journal of the Royal Statistical Society. Series C (Applied Statistics), </w:t>
                    </w:r>
                    <w:r>
                      <w:rPr>
                        <w:noProof/>
                      </w:rPr>
                      <w:t xml:space="preserve">vol. 45, nº 5, pp. 516-526, 1996. </w:t>
                    </w:r>
                  </w:p>
                </w:tc>
              </w:tr>
              <w:tr w:rsidR="00DF1269" w14:paraId="7C4E4315" w14:textId="77777777">
                <w:trPr>
                  <w:divId w:val="1251306447"/>
                  <w:tblCellSpacing w:w="15" w:type="dxa"/>
                </w:trPr>
                <w:tc>
                  <w:tcPr>
                    <w:tcW w:w="50" w:type="pct"/>
                    <w:hideMark/>
                  </w:tcPr>
                  <w:p w14:paraId="45448478" w14:textId="77777777" w:rsidR="00DF1269" w:rsidRDefault="00DF1269">
                    <w:pPr>
                      <w:pStyle w:val="Bibliografa"/>
                      <w:rPr>
                        <w:noProof/>
                      </w:rPr>
                    </w:pPr>
                    <w:r>
                      <w:rPr>
                        <w:noProof/>
                      </w:rPr>
                      <w:t xml:space="preserve">[24] </w:t>
                    </w:r>
                  </w:p>
                </w:tc>
                <w:tc>
                  <w:tcPr>
                    <w:tcW w:w="0" w:type="auto"/>
                    <w:hideMark/>
                  </w:tcPr>
                  <w:p w14:paraId="709AC396" w14:textId="77777777" w:rsidR="00DF1269" w:rsidRDefault="00DF1269">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DF1269" w14:paraId="1E1FAC69" w14:textId="77777777">
                <w:trPr>
                  <w:divId w:val="1251306447"/>
                  <w:tblCellSpacing w:w="15" w:type="dxa"/>
                </w:trPr>
                <w:tc>
                  <w:tcPr>
                    <w:tcW w:w="50" w:type="pct"/>
                    <w:hideMark/>
                  </w:tcPr>
                  <w:p w14:paraId="6170648E" w14:textId="77777777" w:rsidR="00DF1269" w:rsidRDefault="00DF1269">
                    <w:pPr>
                      <w:pStyle w:val="Bibliografa"/>
                      <w:rPr>
                        <w:noProof/>
                      </w:rPr>
                    </w:pPr>
                    <w:r>
                      <w:rPr>
                        <w:noProof/>
                      </w:rPr>
                      <w:t xml:space="preserve">[25] </w:t>
                    </w:r>
                  </w:p>
                </w:tc>
                <w:tc>
                  <w:tcPr>
                    <w:tcW w:w="0" w:type="auto"/>
                    <w:hideMark/>
                  </w:tcPr>
                  <w:p w14:paraId="2FCE7307" w14:textId="77777777" w:rsidR="00DF1269" w:rsidRDefault="00DF1269">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DF1269" w14:paraId="01261BE2" w14:textId="77777777">
                <w:trPr>
                  <w:divId w:val="1251306447"/>
                  <w:tblCellSpacing w:w="15" w:type="dxa"/>
                </w:trPr>
                <w:tc>
                  <w:tcPr>
                    <w:tcW w:w="50" w:type="pct"/>
                    <w:hideMark/>
                  </w:tcPr>
                  <w:p w14:paraId="4025FBF4" w14:textId="77777777" w:rsidR="00DF1269" w:rsidRDefault="00DF1269">
                    <w:pPr>
                      <w:pStyle w:val="Bibliografa"/>
                      <w:rPr>
                        <w:noProof/>
                      </w:rPr>
                    </w:pPr>
                    <w:r>
                      <w:rPr>
                        <w:noProof/>
                      </w:rPr>
                      <w:t xml:space="preserve">[26] </w:t>
                    </w:r>
                  </w:p>
                </w:tc>
                <w:tc>
                  <w:tcPr>
                    <w:tcW w:w="0" w:type="auto"/>
                    <w:hideMark/>
                  </w:tcPr>
                  <w:p w14:paraId="0C3FA83E" w14:textId="77777777" w:rsidR="00DF1269" w:rsidRDefault="00DF1269">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DF1269" w14:paraId="45A6E04F" w14:textId="77777777">
                <w:trPr>
                  <w:divId w:val="1251306447"/>
                  <w:tblCellSpacing w:w="15" w:type="dxa"/>
                </w:trPr>
                <w:tc>
                  <w:tcPr>
                    <w:tcW w:w="50" w:type="pct"/>
                    <w:hideMark/>
                  </w:tcPr>
                  <w:p w14:paraId="2E0859E9" w14:textId="77777777" w:rsidR="00DF1269" w:rsidRDefault="00DF1269">
                    <w:pPr>
                      <w:pStyle w:val="Bibliografa"/>
                      <w:rPr>
                        <w:noProof/>
                      </w:rPr>
                    </w:pPr>
                    <w:r>
                      <w:rPr>
                        <w:noProof/>
                      </w:rPr>
                      <w:t xml:space="preserve">[27] </w:t>
                    </w:r>
                  </w:p>
                </w:tc>
                <w:tc>
                  <w:tcPr>
                    <w:tcW w:w="0" w:type="auto"/>
                    <w:hideMark/>
                  </w:tcPr>
                  <w:p w14:paraId="116E0AF4" w14:textId="77777777" w:rsidR="00DF1269" w:rsidRDefault="00DF1269">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r w:rsidR="00DF1269" w14:paraId="69585268" w14:textId="77777777">
                <w:trPr>
                  <w:divId w:val="1251306447"/>
                  <w:tblCellSpacing w:w="15" w:type="dxa"/>
                </w:trPr>
                <w:tc>
                  <w:tcPr>
                    <w:tcW w:w="50" w:type="pct"/>
                    <w:hideMark/>
                  </w:tcPr>
                  <w:p w14:paraId="2DF81898" w14:textId="77777777" w:rsidR="00DF1269" w:rsidRDefault="00DF1269">
                    <w:pPr>
                      <w:pStyle w:val="Bibliografa"/>
                      <w:rPr>
                        <w:noProof/>
                      </w:rPr>
                    </w:pPr>
                    <w:r>
                      <w:rPr>
                        <w:noProof/>
                      </w:rPr>
                      <w:t xml:space="preserve">[28] </w:t>
                    </w:r>
                  </w:p>
                </w:tc>
                <w:tc>
                  <w:tcPr>
                    <w:tcW w:w="0" w:type="auto"/>
                    <w:hideMark/>
                  </w:tcPr>
                  <w:p w14:paraId="21D451F1" w14:textId="77777777" w:rsidR="00DF1269" w:rsidRDefault="00DF1269">
                    <w:pPr>
                      <w:pStyle w:val="Bibliografa"/>
                      <w:rPr>
                        <w:noProof/>
                      </w:rPr>
                    </w:pPr>
                    <w:r>
                      <w:rPr>
                        <w:noProof/>
                      </w:rPr>
                      <w:t xml:space="preserve">Alfred, V. Aho, S. Lam Monica, and D. Ullman Jeffrey, Compilers Principles, Techniques and Tools, Pearson Education, 2007. </w:t>
                    </w:r>
                  </w:p>
                </w:tc>
              </w:tr>
            </w:tbl>
            <w:p w14:paraId="7C5E4109" w14:textId="77777777" w:rsidR="00DF1269" w:rsidRDefault="00DF1269">
              <w:pPr>
                <w:divId w:val="1251306447"/>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57F26D06" w14:textId="7CC7A437" w:rsidR="003C079F" w:rsidRDefault="001F5836" w:rsidP="002F7F70">
      <w:pPr>
        <w:pStyle w:val="Ttulo1"/>
      </w:pPr>
      <w:bookmarkStart w:id="285" w:name="_Toc75469506"/>
      <w:bookmarkStart w:id="286" w:name="_Toc75511978"/>
      <w:bookmarkStart w:id="287" w:name="_Toc75512070"/>
      <w:bookmarkStart w:id="288" w:name="_Toc75469507"/>
      <w:bookmarkStart w:id="289" w:name="_Toc75511979"/>
      <w:bookmarkStart w:id="290" w:name="_Toc75512071"/>
      <w:bookmarkStart w:id="291" w:name="_Toc75469508"/>
      <w:bookmarkStart w:id="292" w:name="_Toc75511980"/>
      <w:bookmarkStart w:id="293" w:name="_Toc75512072"/>
      <w:bookmarkStart w:id="294" w:name="_Toc171273061"/>
      <w:bookmarkEnd w:id="285"/>
      <w:bookmarkEnd w:id="286"/>
      <w:bookmarkEnd w:id="287"/>
      <w:bookmarkEnd w:id="288"/>
      <w:bookmarkEnd w:id="289"/>
      <w:bookmarkEnd w:id="290"/>
      <w:bookmarkEnd w:id="291"/>
      <w:bookmarkEnd w:id="292"/>
      <w:bookmarkEnd w:id="293"/>
      <w:r>
        <w:lastRenderedPageBreak/>
        <w:t>Anexos</w:t>
      </w:r>
      <w:bookmarkEnd w:id="294"/>
    </w:p>
    <w:p w14:paraId="7D6BBFBE" w14:textId="77777777" w:rsidR="009E5372" w:rsidRPr="009E5372" w:rsidRDefault="009E5372" w:rsidP="009E5372"/>
    <w:p w14:paraId="21E0A2D5" w14:textId="77777777" w:rsidR="002F7F70" w:rsidRDefault="002F7F70" w:rsidP="002F7F70">
      <w:pPr>
        <w:pStyle w:val="Ttulo2"/>
        <w:rPr>
          <w:lang w:val="es-ES_tradnl"/>
        </w:rPr>
      </w:pPr>
      <w:bookmarkStart w:id="295" w:name="_Ref168927402"/>
      <w:bookmarkStart w:id="296" w:name="_Toc171273062"/>
      <w:r>
        <w:rPr>
          <w:lang w:val="es-ES_tradnl"/>
        </w:rPr>
        <w:t>Dominio de las características</w:t>
      </w:r>
      <w:bookmarkEnd w:id="295"/>
      <w:bookmarkEnd w:id="296"/>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97" w:name="_Toc76545709"/>
      <w:bookmarkStart w:id="298" w:name="_Toc171273063"/>
      <w:r>
        <w:t>Statement</w:t>
      </w:r>
      <w:bookmarkEnd w:id="297"/>
      <w:r w:rsidR="00FE5C56">
        <w:t xml:space="preserve"> </w:t>
      </w:r>
      <w:r>
        <w:t>Category</w:t>
      </w:r>
      <w:bookmarkEnd w:id="298"/>
    </w:p>
    <w:p w14:paraId="28C9BD66" w14:textId="77777777" w:rsidR="00184322" w:rsidRPr="0063205C" w:rsidRDefault="00184322" w:rsidP="00184322"/>
    <w:p w14:paraId="5E73AAEC" w14:textId="4936A48D" w:rsidR="00184322" w:rsidRDefault="00184322" w:rsidP="00184322">
      <w:r>
        <w:t>Return, Delete, AssignmentStmt, TypeAlias, AugmentedAssignment, AnnotatedAssignment, For,</w:t>
      </w:r>
      <w:r w:rsidR="004E77B3">
        <w:t xml:space="preserve"> AsyncFor,</w:t>
      </w:r>
      <w:r>
        <w:t xml:space="preserve"> If, While, With, AsyncWith, Match, Raise, Try, Assert, Global, NonLocal, Pass, Break, Continue, ExceptHandler, Import, ImportFrom.</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99" w:name="_Toc76545710"/>
      <w:bookmarkStart w:id="300" w:name="_Toc171273064"/>
      <w:r>
        <w:rPr>
          <w:lang w:val="en-US"/>
        </w:rPr>
        <w:t>Statement</w:t>
      </w:r>
      <w:r w:rsidR="00FE5C56">
        <w:rPr>
          <w:lang w:val="en-US"/>
        </w:rPr>
        <w:t xml:space="preserve"> </w:t>
      </w:r>
      <w:r>
        <w:rPr>
          <w:lang w:val="en-US"/>
        </w:rPr>
        <w:t>Role</w:t>
      </w:r>
      <w:bookmarkEnd w:id="299"/>
      <w:bookmarkEnd w:id="300"/>
    </w:p>
    <w:p w14:paraId="445045DB" w14:textId="77777777" w:rsidR="00184322" w:rsidRDefault="00184322" w:rsidP="00184322">
      <w:pPr>
        <w:rPr>
          <w:lang w:val="en-US"/>
        </w:rPr>
      </w:pPr>
    </w:p>
    <w:p w14:paraId="5694BD4C" w14:textId="77777777" w:rsidR="00184322" w:rsidRDefault="00184322" w:rsidP="00184322">
      <w:r>
        <w:t>Module, IfBody, IfElseBody, FunctionDefBody, AsyncFunctionDefBody, MethodDefBody, AsyncMethodDefBody, ClassDefBody, ForBody, ForElseBody, AsyncForBody, AsyncForElseBody, WithBody, WhileBody, WhileElseBody, ExceptBody, AsyncWithBody, TryBody, TryElseBody, TryFinallyBody, TryHandler, TryHandlerStar, CaseBody.</w:t>
      </w:r>
    </w:p>
    <w:p w14:paraId="232EE52D" w14:textId="77777777" w:rsidR="00184322" w:rsidRDefault="00184322" w:rsidP="00184322"/>
    <w:p w14:paraId="591ABDA6" w14:textId="187AEFC1" w:rsidR="00184322" w:rsidRDefault="00184322" w:rsidP="00184322">
      <w:pPr>
        <w:pStyle w:val="Ttulo3"/>
      </w:pPr>
      <w:bookmarkStart w:id="301" w:name="_Toc76545711"/>
      <w:bookmarkStart w:id="302" w:name="_Toc171273065"/>
      <w:r>
        <w:t>Expression</w:t>
      </w:r>
      <w:bookmarkEnd w:id="301"/>
      <w:r w:rsidR="00FE5C56">
        <w:t xml:space="preserve"> </w:t>
      </w:r>
      <w:r>
        <w:t>Category</w:t>
      </w:r>
      <w:bookmarkEnd w:id="302"/>
    </w:p>
    <w:p w14:paraId="71EA5C06" w14:textId="77777777" w:rsidR="00184322" w:rsidRDefault="00184322" w:rsidP="00184322"/>
    <w:p w14:paraId="46D94066" w14:textId="77777777" w:rsidR="00184322" w:rsidRDefault="00184322" w:rsidP="00184322">
      <w:r>
        <w:t>Logical, AssignmentExp, Arithmetic, Pow, Shift, BWLogical, MatMult, UnaryArithmetic, UnaryNot, UnaryBWNot, Lambda, Ternary, SetLiteral, ListLiteral, TupleLiteral, DictionaryLiteral, ListComprehension, SetComprehension, DictComprehension, GeneratorComprehension, Await, Yield, YieldFrom, Compare, Call, FString, FormattedValue, IntLiteral, FloatLiteral, ComplexLiteral, NoneLiteral, BoolLiteral, StringLiteral, EllipsisLiteral, Dot, Variable, Slice, Indexing, Star, NoneType.</w:t>
      </w:r>
    </w:p>
    <w:p w14:paraId="17886A64" w14:textId="77777777" w:rsidR="00184322" w:rsidRDefault="00184322" w:rsidP="00184322"/>
    <w:p w14:paraId="67662FEE" w14:textId="26A700D0" w:rsidR="00184322" w:rsidRDefault="00184322" w:rsidP="00184322">
      <w:pPr>
        <w:pStyle w:val="Ttulo3"/>
      </w:pPr>
      <w:bookmarkStart w:id="303" w:name="_Toc76545712"/>
      <w:bookmarkStart w:id="304" w:name="_Toc171273066"/>
      <w:r>
        <w:t>Expression</w:t>
      </w:r>
      <w:r w:rsidR="00FE5C56">
        <w:t xml:space="preserve"> </w:t>
      </w:r>
      <w:r>
        <w:t>Rol</w:t>
      </w:r>
      <w:bookmarkEnd w:id="303"/>
      <w:r>
        <w:t>e</w:t>
      </w:r>
      <w:bookmarkEnd w:id="304"/>
    </w:p>
    <w:p w14:paraId="5649A0BD" w14:textId="77777777" w:rsidR="00184322" w:rsidRDefault="00184322" w:rsidP="00184322"/>
    <w:p w14:paraId="34DCCC19" w14:textId="61A86659" w:rsidR="003C079F" w:rsidRDefault="00184322" w:rsidP="00184322">
      <w:r>
        <w:t xml:space="preserve">Module, FuncDecorator, FuncBody, ReturnType, ClassBase, ClassDecorator, MethodBody, ClassBody, Return, Delete, AssignLHS, AssignRHS, TypeAliasLHS, TypeAliasRHS, AugmentedAssignmentLHS, AugmentedAssignmentRHS, VarDefVarName, VarDefType, VarDefInitValue, ForElement, ForEnumerable, ForBody, ForElseBody, AsyncForElement, AsyncForEnumerable, AsyncForBody, AsyncForElseBody, WhileCondition, WhileBody, WhileElseBody, IfCondition, IfBody, IfElseBody, WithElement, WithAs, WithBody, AsyncWithElement, AsyncWithAs, AsyncWithBody, MatchCondition, CaseCondition, CaseGuard, CaseBody, Raise, RaiseFrom, TryBody, ExceptType, ExceptBody, TryElse, FinallyBody, AssertCondition, AssertMessage, Logical, AssignExpLHS, AssignExpRHS, Arithmetic, Pow, Shift, BWLogical, MatMult, LambdaBody, TernaryCondition, TernaryIfBody, TernaryElseBody, SetLiteral, ListLiteral, TupleLiteral, DictionaryLiteralKey, DictionaryLiteralValue, ComprehensionElement, ComprehensionTarget, ComprehensionIter, ComprehensionIf, Await, Yield, YieldFrom, Relational, Is, In, CallFuncName, CallArg, FString, Dot, Slice, Indexing, Star, TypeAnnotation, </w:t>
      </w:r>
      <w:r>
        <w:lastRenderedPageBreak/>
        <w:t xml:space="preserve">DefaultParamValue, TypeVar, </w:t>
      </w:r>
      <w:r w:rsidRPr="00A55C8D">
        <w:t>FormattedFormat, AugmentedAssigmentLHS, Compare, FormattedValue, AugmentedAssigmentRHS, TryElseBody, ComprenhensionElement</w:t>
      </w:r>
      <w:r>
        <w:t>.</w:t>
      </w:r>
    </w:p>
    <w:p w14:paraId="35DA9F70" w14:textId="77777777" w:rsidR="00184322" w:rsidRDefault="00184322" w:rsidP="00184322"/>
    <w:p w14:paraId="71634C17" w14:textId="497F242B" w:rsidR="00184322" w:rsidRDefault="00184322" w:rsidP="00184322">
      <w:pPr>
        <w:pStyle w:val="Ttulo2"/>
        <w:rPr>
          <w:lang w:val="es-ES_tradnl"/>
        </w:rPr>
      </w:pPr>
      <w:bookmarkStart w:id="305" w:name="_Ref168487158"/>
      <w:bookmarkStart w:id="306" w:name="_Toc171273067"/>
      <w:r w:rsidRPr="00184322">
        <w:rPr>
          <w:lang w:val="es-ES_tradnl"/>
        </w:rPr>
        <w:t>Resultados Detección de</w:t>
      </w:r>
      <w:r>
        <w:rPr>
          <w:lang w:val="es-ES_tradnl"/>
        </w:rPr>
        <w:t xml:space="preserve"> </w:t>
      </w:r>
      <w:r w:rsidRPr="00184322">
        <w:rPr>
          <w:lang w:val="es-ES_tradnl"/>
        </w:rPr>
        <w:t>Anomalías</w:t>
      </w:r>
      <w:bookmarkEnd w:id="305"/>
      <w:bookmarkEnd w:id="306"/>
    </w:p>
    <w:p w14:paraId="7B46C7B7" w14:textId="77777777" w:rsidR="00184322" w:rsidRDefault="00184322" w:rsidP="00184322">
      <w:pPr>
        <w:rPr>
          <w:lang w:val="es-ES_tradnl"/>
        </w:rPr>
      </w:pPr>
    </w:p>
    <w:p w14:paraId="1640D3F6" w14:textId="1D7C7802"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49669E">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r w:rsidRPr="00084ED8">
        <w:rPr>
          <w:i/>
          <w:iCs/>
          <w:lang w:val="es-ES"/>
        </w:rPr>
        <w:t>Beginner</w:t>
      </w:r>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307" w:name="_Toc171273068"/>
      <w:r w:rsidRPr="00084ED8">
        <w:t>Programs</w:t>
      </w:r>
      <w:bookmarkEnd w:id="307"/>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308" w:name="_Toc171273069"/>
      <w:r w:rsidRPr="00084ED8">
        <w:rPr>
          <w:lang w:val="en-US"/>
        </w:rPr>
        <w:t>Modul</w:t>
      </w:r>
      <w:r w:rsidR="00537C80">
        <w:rPr>
          <w:lang w:val="en-US"/>
        </w:rPr>
        <w:t>es</w:t>
      </w:r>
      <w:bookmarkEnd w:id="308"/>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Lower</w:t>
      </w:r>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309" w:name="_Toc171273070"/>
      <w:r w:rsidRPr="00084ED8">
        <w:rPr>
          <w:lang w:val="es-ES"/>
        </w:rPr>
        <w:t>Imports</w:t>
      </w:r>
      <w:bookmarkEnd w:id="309"/>
    </w:p>
    <w:p w14:paraId="20B771D6" w14:textId="77777777" w:rsidR="00184322" w:rsidRPr="00084ED8" w:rsidRDefault="00184322">
      <w:pPr>
        <w:pStyle w:val="Prrafodelista"/>
        <w:numPr>
          <w:ilvl w:val="0"/>
          <w:numId w:val="6"/>
        </w:numPr>
        <w:rPr>
          <w:lang w:val="es-ES"/>
        </w:rPr>
      </w:pPr>
      <w:r w:rsidRPr="00084ED8">
        <w:rPr>
          <w:lang w:val="es-ES"/>
        </w:rPr>
        <w:t xml:space="preserve">Número de imports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From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From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imports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310" w:name="_Toc171273071"/>
      <w:r>
        <w:rPr>
          <w:lang w:val="es-ES"/>
        </w:rPr>
        <w:t>Class Definitions</w:t>
      </w:r>
      <w:bookmarkEnd w:id="310"/>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lastRenderedPageBreak/>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keywords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xml:space="preserve">: En este caso la variable toma 5 valores, se considera como valor anómalo todos aquellos que tienen una frecuencia inferior a 0,04%. El valor predominante que toma esta variable es el de </w:t>
      </w:r>
      <w:r w:rsidRPr="00084ED8">
        <w:rPr>
          <w:rFonts w:ascii="Consolas" w:hAnsi="Consolas"/>
          <w:lang w:val="es-ES"/>
        </w:rPr>
        <w:t>CamelUp</w:t>
      </w:r>
      <w:r w:rsidRPr="00084ED8">
        <w:rPr>
          <w:lang w:val="es-ES"/>
        </w:rPr>
        <w:t xml:space="preserve">. No se detectaron valores anómalos para esta característica. Esta variable nunca toma los posibles valores </w:t>
      </w:r>
      <w:r w:rsidRPr="00084ED8">
        <w:rPr>
          <w:rFonts w:ascii="Consolas" w:hAnsi="Consolas"/>
          <w:lang w:val="es-ES"/>
        </w:rPr>
        <w:t>CamelLow</w:t>
      </w:r>
      <w:r w:rsidRPr="00084ED8">
        <w:rPr>
          <w:lang w:val="es-ES"/>
        </w:rPr>
        <w:t xml:space="preserve"> y </w:t>
      </w:r>
      <w:r w:rsidRPr="00084ED8">
        <w:rPr>
          <w:rFonts w:ascii="Consolas" w:hAnsi="Consolas"/>
          <w:lang w:val="es-ES"/>
        </w:rPr>
        <w:t>Discard</w:t>
      </w:r>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311" w:name="_Toc171273072"/>
      <w:r>
        <w:t>Function Definitions</w:t>
      </w:r>
      <w:bookmarkEnd w:id="311"/>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lastRenderedPageBreak/>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SnakeCase</w:t>
      </w:r>
      <w:r w:rsidRPr="00084ED8">
        <w:rPr>
          <w:lang w:val="es-ES"/>
        </w:rPr>
        <w:t xml:space="preserve">. Los valores </w:t>
      </w:r>
      <w:r w:rsidRPr="00DF3A30">
        <w:rPr>
          <w:rFonts w:ascii="Consolas" w:hAnsi="Consolas"/>
          <w:lang w:val="es-ES"/>
        </w:rPr>
        <w:t>Discard</w:t>
      </w:r>
      <w:r w:rsidRPr="00084ED8">
        <w:rPr>
          <w:lang w:val="es-ES"/>
        </w:rPr>
        <w:t xml:space="preserve"> y </w:t>
      </w:r>
      <w:r w:rsidRPr="00DF3A30">
        <w:rPr>
          <w:rFonts w:ascii="Consolas" w:hAnsi="Consolas"/>
          <w:lang w:val="es-ES"/>
        </w:rPr>
        <w:t>Upper</w:t>
      </w:r>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312" w:name="_Toc171273073"/>
      <w:r>
        <w:rPr>
          <w:lang w:val="es-ES"/>
        </w:rPr>
        <w:t>Method Definitions</w:t>
      </w:r>
      <w:bookmarkEnd w:id="312"/>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Si es un método wrapper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76.</w:t>
      </w:r>
    </w:p>
    <w:p w14:paraId="706A7B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2F3CA51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r w:rsidRPr="00084ED8">
        <w:rPr>
          <w:i/>
          <w:iCs/>
          <w:lang w:val="es-ES"/>
        </w:rPr>
        <w:t>Beginner</w:t>
      </w:r>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r w:rsidRPr="005A470F">
        <w:rPr>
          <w:i/>
          <w:iCs/>
          <w:lang w:val="es-ES"/>
        </w:rPr>
        <w:t>Beginner</w:t>
      </w:r>
      <w:r w:rsidRPr="005A470F">
        <w:rPr>
          <w:lang w:val="es-ES"/>
        </w:rPr>
        <w:t xml:space="preserve">: En este caso la variable toma 6 valores, se considera como valor anómalo todos aquellos que tienen una frecuencia inferior a 0,033%. El valor predominante que toma esta variable es el de </w:t>
      </w:r>
      <w:r w:rsidRPr="005A470F">
        <w:rPr>
          <w:rFonts w:ascii="Consolas" w:hAnsi="Consolas"/>
          <w:lang w:val="es-ES"/>
        </w:rPr>
        <w:t>SnakeCase</w:t>
      </w:r>
      <w:r w:rsidRPr="005A470F">
        <w:rPr>
          <w:lang w:val="es-ES"/>
        </w:rPr>
        <w:t xml:space="preserve">. No se detectaron valores anómalos para esta característica. Esta variable nunca toma el posible valor </w:t>
      </w:r>
      <w:r w:rsidRPr="005A470F">
        <w:rPr>
          <w:rFonts w:ascii="Consolas" w:hAnsi="Consolas"/>
          <w:lang w:val="es-ES"/>
        </w:rPr>
        <w:t>Discard</w:t>
      </w:r>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313" w:name="_Toc171273074"/>
      <w:r>
        <w:rPr>
          <w:lang w:val="es-ES"/>
        </w:rPr>
        <w:t>Statements</w:t>
      </w:r>
      <w:bookmarkEnd w:id="313"/>
    </w:p>
    <w:p w14:paraId="59601145" w14:textId="77777777" w:rsidR="00184322" w:rsidRPr="00084ED8" w:rsidRDefault="00184322">
      <w:pPr>
        <w:pStyle w:val="Prrafodelista"/>
        <w:numPr>
          <w:ilvl w:val="0"/>
          <w:numId w:val="6"/>
        </w:numPr>
        <w:rPr>
          <w:lang w:val="es-ES"/>
        </w:rPr>
      </w:pPr>
      <w:r w:rsidRPr="00084ED8">
        <w:rPr>
          <w:lang w:val="es-ES"/>
        </w:rPr>
        <w:t>Siendo una sentencia de la categoría correspondiente, si tiene una cláusula else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Los valores </w:t>
      </w:r>
      <w:r w:rsidRPr="00084ED8">
        <w:rPr>
          <w:rFonts w:ascii="Consolas" w:hAnsi="Consolas"/>
          <w:lang w:val="es-ES"/>
        </w:rPr>
        <w:t>Match</w:t>
      </w:r>
      <w:r w:rsidRPr="00084ED8">
        <w:rPr>
          <w:lang w:val="es-ES"/>
        </w:rPr>
        <w:t xml:space="preserve"> y </w:t>
      </w:r>
      <w:r w:rsidRPr="00084ED8">
        <w:rPr>
          <w:rFonts w:ascii="Consolas" w:hAnsi="Consolas"/>
          <w:lang w:val="es-ES"/>
        </w:rPr>
        <w:t>Nonlocal</w:t>
      </w:r>
      <w:r w:rsidRPr="00084ED8">
        <w:rPr>
          <w:lang w:val="es-ES"/>
        </w:rPr>
        <w:t xml:space="preserve"> son anómalos.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 xml:space="preserve">. </w:t>
      </w:r>
    </w:p>
    <w:p w14:paraId="472752D0" w14:textId="4ADF28C1" w:rsidR="00184322" w:rsidRPr="00084ED8" w:rsidRDefault="00184322">
      <w:pPr>
        <w:pStyle w:val="Prrafodelista"/>
        <w:numPr>
          <w:ilvl w:val="1"/>
          <w:numId w:val="6"/>
        </w:numPr>
        <w:rPr>
          <w:lang w:val="es-ES"/>
        </w:rPr>
      </w:pPr>
      <w:r w:rsidRPr="00084ED8">
        <w:rPr>
          <w:i/>
          <w:iCs/>
          <w:lang w:val="es-ES"/>
        </w:rPr>
        <w:t>Beginner</w:t>
      </w:r>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r w:rsidRPr="00084ED8">
        <w:rPr>
          <w:rFonts w:ascii="Consolas" w:hAnsi="Consolas"/>
          <w:lang w:val="es-ES"/>
        </w:rPr>
        <w:t>AssingmentStmt</w:t>
      </w:r>
      <w:r w:rsidRPr="00084ED8">
        <w:rPr>
          <w:lang w:val="es-ES"/>
        </w:rPr>
        <w:t xml:space="preserve">. No se detectaron valores anómalos para esta característica. Esta variable nunca toma los posibles valores </w:t>
      </w:r>
      <w:r w:rsidRPr="00084ED8">
        <w:rPr>
          <w:rFonts w:ascii="Consolas" w:hAnsi="Consolas"/>
          <w:lang w:val="es-ES"/>
        </w:rPr>
        <w:t>AsyncWith</w:t>
      </w:r>
      <w:r w:rsidRPr="00084ED8">
        <w:rPr>
          <w:lang w:val="es-ES"/>
        </w:rPr>
        <w:t xml:space="preserve">, </w:t>
      </w:r>
      <w:r w:rsidR="000A2E94" w:rsidRPr="000A2E94">
        <w:rPr>
          <w:rFonts w:ascii="Consolas" w:hAnsi="Consolas"/>
          <w:lang w:val="es-ES"/>
        </w:rPr>
        <w:t>AsyncFor</w:t>
      </w:r>
      <w:r w:rsidR="000A2E94">
        <w:rPr>
          <w:lang w:val="es-ES"/>
        </w:rPr>
        <w:t xml:space="preserve">, </w:t>
      </w:r>
      <w:r w:rsidRPr="00084ED8">
        <w:rPr>
          <w:rFonts w:ascii="Consolas" w:hAnsi="Consolas"/>
          <w:lang w:val="es-ES"/>
        </w:rPr>
        <w:t>Match</w:t>
      </w:r>
      <w:r w:rsidRPr="00084ED8">
        <w:rPr>
          <w:lang w:val="es-ES"/>
        </w:rPr>
        <w:t xml:space="preserve">, </w:t>
      </w:r>
      <w:r w:rsidRPr="00084ED8">
        <w:rPr>
          <w:rFonts w:ascii="Consolas" w:hAnsi="Consolas"/>
          <w:lang w:val="es-ES"/>
        </w:rPr>
        <w:t>TypeAlias</w:t>
      </w:r>
      <w:r w:rsidRPr="00084ED8">
        <w:rPr>
          <w:lang w:val="es-ES"/>
        </w:rPr>
        <w:t xml:space="preserve">, </w:t>
      </w:r>
      <w:r w:rsidRPr="00084ED8">
        <w:rPr>
          <w:rFonts w:ascii="Consolas" w:hAnsi="Consolas"/>
          <w:lang w:val="es-ES"/>
        </w:rPr>
        <w:t>ExceptHandler</w:t>
      </w:r>
      <w:r w:rsidRPr="00084ED8">
        <w:rPr>
          <w:lang w:val="es-ES"/>
        </w:rPr>
        <w:t xml:space="preserve"> y </w:t>
      </w:r>
      <w:r w:rsidRPr="00084ED8">
        <w:rPr>
          <w:rFonts w:ascii="Consolas" w:hAnsi="Consolas"/>
          <w:lang w:val="es-ES"/>
        </w:rPr>
        <w:t>Nonlocal</w:t>
      </w:r>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Pr="000B15FE">
        <w:rPr>
          <w:lang w:val="es-ES"/>
        </w:rPr>
        <w:t xml:space="preserve"> y </w:t>
      </w:r>
      <w:r w:rsidRPr="000B15FE">
        <w:rPr>
          <w:rFonts w:ascii="Consolas" w:hAnsi="Consolas"/>
          <w:lang w:val="es-ES"/>
        </w:rPr>
        <w:t>TypeAlias</w:t>
      </w:r>
      <w:r w:rsidRPr="000B15FE">
        <w:rPr>
          <w:lang w:val="es-ES"/>
        </w:rPr>
        <w:t>.</w:t>
      </w:r>
    </w:p>
    <w:p w14:paraId="1D9437AD" w14:textId="6881EC4B" w:rsidR="00184322" w:rsidRPr="000B15FE"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Pr="000B15FE">
        <w:rPr>
          <w:lang w:val="es-ES"/>
        </w:rPr>
        <w:t xml:space="preserve">, </w:t>
      </w:r>
      <w:r w:rsidRPr="000B15FE">
        <w:rPr>
          <w:rFonts w:ascii="Consolas" w:hAnsi="Consolas"/>
          <w:lang w:val="es-ES"/>
        </w:rPr>
        <w:t>TypeAlias</w:t>
      </w:r>
      <w:r w:rsidRPr="000B15FE">
        <w:rPr>
          <w:lang w:val="es-ES"/>
        </w:rPr>
        <w:t xml:space="preserve">, </w:t>
      </w:r>
      <w:r w:rsidRPr="000B15FE">
        <w:rPr>
          <w:rFonts w:ascii="Consolas" w:hAnsi="Consolas"/>
          <w:lang w:val="es-ES"/>
        </w:rPr>
        <w:t>AsyncWith</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TypeAlias</w:t>
      </w:r>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lastRenderedPageBreak/>
        <w:t xml:space="preserve">Todos: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El valor </w:t>
      </w:r>
      <w:r w:rsidRPr="00084ED8">
        <w:rPr>
          <w:rFonts w:ascii="Consolas" w:hAnsi="Consolas"/>
          <w:lang w:val="es-ES"/>
        </w:rPr>
        <w:t>WhileElseBody</w:t>
      </w:r>
      <w:r w:rsidRPr="00084ED8">
        <w:rPr>
          <w:lang w:val="es-ES"/>
        </w:rPr>
        <w:t xml:space="preserve">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3E66348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17 valores, se considera como valor anómalo todos aquellos que tienen una frecuencia inferior a 0,011%. El valor predominante que toma esta variable es el de </w:t>
      </w:r>
      <w:r w:rsidRPr="00084ED8">
        <w:rPr>
          <w:rFonts w:ascii="Consolas" w:hAnsi="Consolas"/>
          <w:lang w:val="es-ES"/>
        </w:rPr>
        <w:t>IfBody</w:t>
      </w:r>
      <w:r w:rsidRPr="00084ED8">
        <w:rPr>
          <w:lang w:val="es-ES"/>
        </w:rPr>
        <w:t xml:space="preserve">. El valor AsyncMethodDefBody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w:t>
      </w:r>
      <w:r w:rsidRPr="00084ED8">
        <w:rPr>
          <w:rFonts w:ascii="Consolas" w:hAnsi="Consolas"/>
          <w:lang w:val="es-ES"/>
        </w:rPr>
        <w:t>TryHandlerStar</w:t>
      </w:r>
      <w:r w:rsidRPr="00084ED8">
        <w:rPr>
          <w:lang w:val="es-ES"/>
        </w:rPr>
        <w:t xml:space="preserve">, </w:t>
      </w:r>
      <w:r w:rsidRPr="00084ED8">
        <w:rPr>
          <w:rFonts w:ascii="Consolas" w:hAnsi="Consolas"/>
          <w:lang w:val="es-ES"/>
        </w:rPr>
        <w:t>AsyncForBody</w:t>
      </w:r>
      <w:r w:rsidRPr="00084ED8">
        <w:rPr>
          <w:lang w:val="es-ES"/>
        </w:rPr>
        <w:t xml:space="preserve">, </w:t>
      </w:r>
      <w:r w:rsidRPr="00084ED8">
        <w:rPr>
          <w:rFonts w:ascii="Consolas" w:hAnsi="Consolas"/>
          <w:lang w:val="es-ES"/>
        </w:rPr>
        <w:t>CaseBody</w:t>
      </w:r>
      <w:r w:rsidRPr="00084ED8">
        <w:rPr>
          <w:lang w:val="es-ES"/>
        </w:rPr>
        <w:t xml:space="preserve"> y </w:t>
      </w:r>
      <w:r w:rsidRPr="00084ED8">
        <w:rPr>
          <w:rFonts w:ascii="Consolas" w:hAnsi="Consolas"/>
          <w:lang w:val="es-ES"/>
        </w:rPr>
        <w:t>AsyncWithBody</w:t>
      </w:r>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Los valores </w:t>
      </w:r>
      <w:r w:rsidRPr="00084ED8">
        <w:rPr>
          <w:rFonts w:ascii="Consolas" w:hAnsi="Consolas"/>
          <w:lang w:val="es-ES"/>
        </w:rPr>
        <w:t>WhileElseBody</w:t>
      </w:r>
      <w:r w:rsidRPr="00084ED8">
        <w:rPr>
          <w:lang w:val="es-ES"/>
        </w:rPr>
        <w:t xml:space="preserve"> y </w:t>
      </w:r>
      <w:r w:rsidRPr="00084ED8">
        <w:rPr>
          <w:rFonts w:ascii="Consolas" w:hAnsi="Consolas"/>
          <w:lang w:val="es-ES"/>
        </w:rPr>
        <w:t>ForElseBody</w:t>
      </w:r>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SetComprehension</w:t>
      </w:r>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y </w:t>
      </w:r>
      <w:r w:rsidRPr="00DF3A30">
        <w:rPr>
          <w:rFonts w:ascii="Consolas" w:hAnsi="Consolas"/>
          <w:lang w:val="es-ES"/>
        </w:rPr>
        <w:t>SetComprehnsion</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EllipsisLiteral</w:t>
      </w:r>
      <w:r w:rsidRPr="00084ED8">
        <w:rPr>
          <w:lang w:val="es-ES"/>
        </w:rPr>
        <w:t xml:space="preserve">, </w:t>
      </w:r>
      <w:r w:rsidRPr="00DF3A30">
        <w:rPr>
          <w:rFonts w:ascii="Consolas" w:hAnsi="Consolas"/>
          <w:lang w:val="es-ES"/>
        </w:rPr>
        <w:t>YieldFrom</w:t>
      </w:r>
      <w:r w:rsidRPr="00084ED8">
        <w:rPr>
          <w:lang w:val="es-ES"/>
        </w:rPr>
        <w:t xml:space="preserve">, </w:t>
      </w:r>
      <w:r w:rsidRPr="00DF3A30">
        <w:rPr>
          <w:rFonts w:ascii="Consolas" w:hAnsi="Consolas"/>
          <w:lang w:val="es-ES"/>
        </w:rPr>
        <w:t>Yield</w:t>
      </w:r>
      <w:r w:rsidRPr="00084ED8">
        <w:rPr>
          <w:lang w:val="es-ES"/>
        </w:rPr>
        <w:t xml:space="preserve"> y </w:t>
      </w:r>
      <w:r w:rsidRPr="00DF3A30">
        <w:rPr>
          <w:rFonts w:ascii="Consolas" w:hAnsi="Consolas"/>
          <w:lang w:val="es-ES"/>
        </w:rPr>
        <w:t>UnaryBWNot</w:t>
      </w:r>
      <w:r w:rsidRPr="00084ED8">
        <w:rPr>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33 valores, se considera como valor anómalo todos aquellos que tienen una frecuencia inferior a 0,006%.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w:t>
      </w:r>
      <w:r w:rsidRPr="00DF3A30">
        <w:rPr>
          <w:rFonts w:asciiTheme="minorHAnsi" w:hAnsiTheme="minorHAnsi" w:cstheme="minorHAnsi"/>
          <w:lang w:val="es-ES"/>
        </w:rPr>
        <w:t xml:space="preserve">Los valors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lastRenderedPageBreak/>
        <w:t>YieldFrom</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que toma esta variable es el de </w:t>
      </w:r>
      <w:r w:rsidRPr="00084ED8">
        <w:rPr>
          <w:rFonts w:ascii="Consolas" w:hAnsi="Consolas"/>
          <w:lang w:val="es-ES"/>
        </w:rPr>
        <w:t>None</w:t>
      </w:r>
      <w:r w:rsidRPr="00084ED8">
        <w:rPr>
          <w:lang w:val="es-ES"/>
        </w:rPr>
        <w:t xml:space="preserve">. </w:t>
      </w:r>
      <w:r w:rsidRPr="00084ED8">
        <w:t xml:space="preserve">Los valores </w:t>
      </w:r>
      <w:r w:rsidRPr="00184322">
        <w:rPr>
          <w:rFonts w:ascii="Consolas" w:hAnsi="Consolas"/>
          <w:lang w:val="en-US"/>
        </w:rPr>
        <w:t>Pow</w:t>
      </w:r>
      <w:r w:rsidRPr="00084ED8">
        <w:t xml:space="preserve">, </w:t>
      </w:r>
      <w:r w:rsidRPr="00184322">
        <w:rPr>
          <w:rFonts w:ascii="Consolas" w:hAnsi="Consolas"/>
          <w:lang w:val="en-US"/>
        </w:rPr>
        <w:t>ComplexLiteral</w:t>
      </w:r>
      <w:r w:rsidRPr="00084ED8">
        <w:t xml:space="preserve">, </w:t>
      </w:r>
      <w:r w:rsidRPr="00184322">
        <w:rPr>
          <w:rFonts w:ascii="Consolas" w:hAnsi="Consolas"/>
          <w:lang w:val="en-US"/>
        </w:rPr>
        <w:t>UnaryNot</w:t>
      </w:r>
      <w:r w:rsidRPr="00084ED8">
        <w:t xml:space="preserve">, </w:t>
      </w:r>
      <w:r w:rsidRPr="00184322">
        <w:rPr>
          <w:rFonts w:ascii="Consolas" w:hAnsi="Consolas"/>
          <w:lang w:val="en-US"/>
        </w:rPr>
        <w:t>SetComprehension</w:t>
      </w:r>
      <w:r w:rsidRPr="00084ED8">
        <w:t xml:space="preserve">, </w:t>
      </w:r>
      <w:r w:rsidRPr="00184322">
        <w:rPr>
          <w:rFonts w:ascii="Consolas" w:hAnsi="Consolas"/>
          <w:lang w:val="en-US"/>
        </w:rPr>
        <w:t>BWLogical</w:t>
      </w:r>
      <w:r w:rsidRPr="00084ED8">
        <w:t xml:space="preserve">, </w:t>
      </w:r>
      <w:r w:rsidRPr="00184322">
        <w:rPr>
          <w:rFonts w:ascii="Consolas" w:hAnsi="Consolas"/>
          <w:lang w:val="en-US"/>
        </w:rPr>
        <w:t>FString</w:t>
      </w:r>
      <w:r w:rsidRPr="00084ED8">
        <w:t xml:space="preserve">, </w:t>
      </w:r>
      <w:r w:rsidRPr="00184322">
        <w:rPr>
          <w:rFonts w:ascii="Consolas" w:hAnsi="Consolas"/>
          <w:lang w:val="en-US"/>
        </w:rPr>
        <w:t>GeneratorComprehension</w:t>
      </w:r>
      <w:r w:rsidRPr="00084ED8">
        <w:t xml:space="preserve">, </w:t>
      </w:r>
      <w:r w:rsidRPr="00184322">
        <w:rPr>
          <w:rFonts w:ascii="Consolas" w:hAnsi="Consolas"/>
          <w:lang w:val="en-US"/>
        </w:rPr>
        <w:t>Compare</w:t>
      </w:r>
      <w:r w:rsidRPr="00084ED8">
        <w:t xml:space="preserve">, </w:t>
      </w:r>
      <w:r w:rsidRPr="00184322">
        <w:rPr>
          <w:rFonts w:ascii="Consolas" w:hAnsi="Consolas"/>
          <w:lang w:val="en-US"/>
        </w:rPr>
        <w:t>SetLiteral</w:t>
      </w:r>
      <w:r w:rsidRPr="00084ED8">
        <w:t xml:space="preserve">, </w:t>
      </w:r>
      <w:r w:rsidRPr="00184322">
        <w:rPr>
          <w:rFonts w:ascii="Consolas" w:hAnsi="Consolas"/>
          <w:lang w:val="en-US"/>
        </w:rPr>
        <w:t>UnaryArithmentic</w:t>
      </w:r>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r w:rsidRPr="00184322">
        <w:rPr>
          <w:rFonts w:ascii="Consolas" w:hAnsi="Consolas"/>
          <w:lang w:val="en-US"/>
        </w:rPr>
        <w:t>DictComprehension</w:t>
      </w:r>
      <w:r w:rsidRPr="00084ED8">
        <w:t xml:space="preserve">, </w:t>
      </w:r>
      <w:r w:rsidRPr="00184322">
        <w:rPr>
          <w:rFonts w:ascii="Consolas" w:hAnsi="Consolas"/>
          <w:lang w:val="en-US"/>
        </w:rPr>
        <w:t>Await</w:t>
      </w:r>
      <w:r w:rsidRPr="00084ED8">
        <w:t xml:space="preserve">, </w:t>
      </w:r>
      <w:r w:rsidRPr="00184322">
        <w:rPr>
          <w:rFonts w:ascii="Consolas" w:hAnsi="Consolas"/>
          <w:lang w:val="en-US"/>
        </w:rPr>
        <w:t>ListComprehension</w:t>
      </w:r>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anómalos. </w:t>
      </w:r>
      <w:r w:rsidRPr="00084ED8">
        <w:rPr>
          <w:lang w:val="es-ES"/>
        </w:rPr>
        <w:t xml:space="preserve">Esta variable </w:t>
      </w:r>
      <w:r w:rsidRPr="00DF3A30">
        <w:rPr>
          <w:rFonts w:asciiTheme="minorHAnsi" w:hAnsiTheme="minorHAnsi" w:cstheme="minorHAnsi"/>
          <w:lang w:val="es-ES"/>
        </w:rPr>
        <w:t xml:space="preserve">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Beginner</w:t>
      </w:r>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r w:rsidRPr="00DF3A30">
        <w:rPr>
          <w:rFonts w:ascii="Consolas" w:hAnsi="Consolas"/>
          <w:lang w:val="es-ES"/>
        </w:rPr>
        <w:t>None</w:t>
      </w:r>
      <w:r w:rsidRPr="00DF3A30">
        <w:rPr>
          <w:rFonts w:asciiTheme="minorHAnsi" w:hAnsiTheme="minorHAnsi" w:cstheme="minorHAnsi"/>
          <w:lang w:val="es-ES"/>
        </w:rPr>
        <w:t xml:space="preserve">. Los valores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FloatLiteral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w:t>
      </w:r>
      <w:r w:rsidRPr="00DF3A30">
        <w:rPr>
          <w:rFonts w:ascii="Consolas" w:hAnsi="Consolas"/>
          <w:lang w:val="es-ES"/>
        </w:rPr>
        <w:t>BoolLiteral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Ternary</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r w:rsidRPr="00DF3A30">
        <w:rPr>
          <w:rFonts w:ascii="Consolas" w:hAnsi="Consolas"/>
          <w:lang w:val="es-ES"/>
        </w:rPr>
        <w:t>Arithmetic</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FormatterValue</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Arithmetic</w:t>
      </w:r>
      <w:r w:rsidRPr="00DF3A30">
        <w:rPr>
          <w:rFonts w:asciiTheme="minorHAnsi" w:hAnsiTheme="minorHAnsi" w:cstheme="minorHAnsi"/>
          <w:lang w:val="es-ES"/>
        </w:rPr>
        <w:t xml:space="preserve">, </w:t>
      </w:r>
      <w:r w:rsidRPr="00DF3A30">
        <w:rPr>
          <w:rFonts w:ascii="Consolas" w:hAnsi="Consolas"/>
          <w:lang w:val="es-ES"/>
        </w:rPr>
        <w:t>TupleLiteral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y </w:t>
      </w:r>
      <w:r w:rsidRPr="00DF3A30">
        <w:rPr>
          <w:rFonts w:ascii="Consolas" w:hAnsi="Consolas"/>
          <w:lang w:val="es-ES"/>
        </w:rPr>
        <w:t>Ternary</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Slice</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r w:rsidRPr="00E35062">
        <w:rPr>
          <w:i/>
          <w:iCs/>
          <w:lang w:val="es-ES"/>
        </w:rPr>
        <w:t>Beginner</w:t>
      </w:r>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314" w:name="_Toc171273075"/>
      <w:r w:rsidRPr="00084ED8">
        <w:rPr>
          <w:lang w:val="es-ES"/>
        </w:rPr>
        <w:t>Cases</w:t>
      </w:r>
      <w:bookmarkEnd w:id="314"/>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Número guards.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Número de cases del tipo MatchValue.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Número de cases del tipo MatchSingleton.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Número de cases del tipo MatchSequence.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lastRenderedPageBreak/>
        <w:t>Número de cases del tipo MatchMapping.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Número de cases del tipo MatchStar.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Número de cases del tipo MatchOr. (Numérica):</w:t>
      </w:r>
    </w:p>
    <w:p w14:paraId="7CC5809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Número de cases del tipo MatchClass.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Número de cases del tipo MatchAs.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315" w:name="_Toc171273076"/>
      <w:r w:rsidRPr="00084ED8">
        <w:rPr>
          <w:lang w:val="es-ES"/>
        </w:rPr>
        <w:t>Handlers</w:t>
      </w:r>
      <w:bookmarkEnd w:id="315"/>
    </w:p>
    <w:p w14:paraId="4CED54F1" w14:textId="77777777" w:rsidR="00184322" w:rsidRPr="00084ED8" w:rsidRDefault="00184322">
      <w:pPr>
        <w:pStyle w:val="Prrafodelista"/>
        <w:numPr>
          <w:ilvl w:val="0"/>
          <w:numId w:val="6"/>
        </w:numPr>
        <w:rPr>
          <w:lang w:val="es-ES"/>
        </w:rPr>
      </w:pPr>
      <w:r w:rsidRPr="00084ED8">
        <w:rPr>
          <w:lang w:val="es-ES"/>
        </w:rPr>
        <w:t>Contiene un handler star, es decir, es un TryStar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Contiene un handler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Contiene una cláusula finally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Número de handlers.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Número medio de sentencias en el cuerpo de los handlers.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lastRenderedPageBreak/>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316" w:name="_Ref169779488"/>
      <w:bookmarkStart w:id="317" w:name="_Toc171273077"/>
      <w:r>
        <w:rPr>
          <w:lang w:val="es-ES"/>
        </w:rPr>
        <w:t>Expressions</w:t>
      </w:r>
      <w:bookmarkEnd w:id="316"/>
      <w:bookmarkEnd w:id="317"/>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YieldFrom</w:t>
      </w:r>
      <w:r>
        <w:rPr>
          <w:lang w:val="es-ES"/>
        </w:rPr>
        <w:t xml:space="preserve"> y </w:t>
      </w:r>
      <w:r>
        <w:rPr>
          <w:rFonts w:ascii="Consolas" w:hAnsi="Consolas"/>
          <w:lang w:val="es-ES"/>
        </w:rPr>
        <w:t>UnaryBWNot</w:t>
      </w:r>
      <w:r>
        <w:rPr>
          <w:lang w:val="es-ES"/>
        </w:rPr>
        <w:t xml:space="preserve"> son anómalos. Esta variable nunca toma el posible valor </w:t>
      </w:r>
      <w:r>
        <w:rPr>
          <w:rFonts w:ascii="Consolas" w:hAnsi="Consolas"/>
          <w:lang w:val="es-ES"/>
        </w:rPr>
        <w:t>NoneType</w:t>
      </w:r>
      <w:r>
        <w:rPr>
          <w:lang w:val="es-ES"/>
        </w:rPr>
        <w:t xml:space="preserve">. </w:t>
      </w:r>
    </w:p>
    <w:p w14:paraId="42A47B9F"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Pr>
          <w:lang w:val="es-ES"/>
        </w:rPr>
        <w:t xml:space="preserve"> y </w:t>
      </w:r>
      <w:r>
        <w:rPr>
          <w:rFonts w:ascii="Consolas" w:hAnsi="Consolas"/>
          <w:lang w:val="es-ES"/>
        </w:rPr>
        <w:t xml:space="preserve">Await </w:t>
      </w:r>
      <w:r>
        <w:rPr>
          <w:lang w:val="es-ES"/>
        </w:rPr>
        <w:t xml:space="preserve">son anómalos. Esta variable nunca toma los posibles valores </w:t>
      </w:r>
      <w:r>
        <w:rPr>
          <w:rFonts w:ascii="Consolas" w:hAnsi="Consolas"/>
          <w:lang w:val="es-ES"/>
        </w:rPr>
        <w:t>MatMult</w:t>
      </w:r>
      <w:r w:rsidRPr="0027256D">
        <w:rPr>
          <w:lang w:val="es-ES"/>
        </w:rPr>
        <w:t xml:space="preserve"> </w:t>
      </w:r>
      <w:r>
        <w:rPr>
          <w:lang w:val="es-ES"/>
        </w:rPr>
        <w:t xml:space="preserve">y </w:t>
      </w:r>
      <w:r>
        <w:rPr>
          <w:rFonts w:ascii="Consolas" w:hAnsi="Consolas"/>
          <w:lang w:val="es-ES"/>
        </w:rPr>
        <w:t>NoneType</w:t>
      </w:r>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AssingmentExp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MatMult</w:t>
      </w:r>
      <w:r>
        <w:rPr>
          <w:lang w:val="es-ES"/>
        </w:rPr>
        <w:t xml:space="preserve"> y </w:t>
      </w:r>
      <w:r>
        <w:rPr>
          <w:rFonts w:ascii="Consolas" w:hAnsi="Consolas"/>
          <w:lang w:val="es-ES"/>
        </w:rPr>
        <w:t>YieldFrom</w:t>
      </w:r>
      <w:r>
        <w:rPr>
          <w:lang w:val="es-ES"/>
        </w:rPr>
        <w:t xml:space="preserve"> son anómalos. Esta variable nunca toma el posible valor </w:t>
      </w:r>
      <w:r>
        <w:rPr>
          <w:rFonts w:ascii="Consolas" w:hAnsi="Consolas"/>
          <w:lang w:val="es-ES"/>
        </w:rPr>
        <w:t>NoneType</w:t>
      </w:r>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AsyncWith</w:t>
      </w:r>
      <w:r w:rsidRPr="0027256D">
        <w:rPr>
          <w:lang w:val="es-ES"/>
        </w:rPr>
        <w:t xml:space="preserve">, </w:t>
      </w:r>
      <w:r>
        <w:rPr>
          <w:rFonts w:ascii="Consolas" w:hAnsi="Consolas"/>
          <w:lang w:val="es-ES"/>
        </w:rPr>
        <w:t>AssignmentExp</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UnaryBWNot</w:t>
      </w:r>
      <w:r>
        <w:rPr>
          <w:lang w:val="es-ES"/>
        </w:rPr>
        <w:t xml:space="preserve"> y </w:t>
      </w:r>
      <w:r>
        <w:rPr>
          <w:rFonts w:ascii="Consolas" w:hAnsi="Consolas"/>
          <w:lang w:val="es-ES"/>
        </w:rPr>
        <w:t>MatMult</w:t>
      </w:r>
      <w:r>
        <w:rPr>
          <w:lang w:val="es-ES"/>
        </w:rPr>
        <w:t xml:space="preserve"> son anómalos. Esta variable nunca toma los posibles valores </w:t>
      </w:r>
      <w:r>
        <w:rPr>
          <w:rFonts w:ascii="Consolas" w:hAnsi="Consolas"/>
          <w:lang w:val="es-ES"/>
        </w:rPr>
        <w:t>Import</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ImportFrom</w:t>
      </w:r>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r>
        <w:rPr>
          <w:i/>
          <w:iCs/>
          <w:lang w:val="es-ES"/>
        </w:rPr>
        <w:lastRenderedPageBreak/>
        <w:t>Beginner</w:t>
      </w:r>
      <w:r>
        <w:rPr>
          <w:lang w:val="es-ES"/>
        </w:rPr>
        <w:t xml:space="preserve">: En este caso la variable toma 47 valores, se considera como valor anómalo todos aquellos que tienen una frecuencia inferior a 0,0042%.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Pr>
          <w:lang w:val="es-ES"/>
        </w:rPr>
        <w:t xml:space="preserve"> y </w:t>
      </w:r>
      <w:r>
        <w:rPr>
          <w:rFonts w:ascii="Consolas" w:hAnsi="Consolas"/>
          <w:lang w:val="es-ES"/>
        </w:rPr>
        <w:t>Await</w:t>
      </w:r>
      <w:r>
        <w:rPr>
          <w:lang w:val="es-ES"/>
        </w:rPr>
        <w:t xml:space="preserve"> son anómalos. Este valor nunca toma los posibles valores </w:t>
      </w:r>
      <w:r>
        <w:rPr>
          <w:rFonts w:ascii="Consolas" w:hAnsi="Consolas"/>
          <w:lang w:val="es-ES"/>
        </w:rPr>
        <w:t>NoneLiteral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IntLiteral</w:t>
      </w:r>
      <w:r w:rsidR="000B15FE" w:rsidRPr="0027256D">
        <w:rPr>
          <w:lang w:val="es-ES"/>
        </w:rPr>
        <w:t xml:space="preserve">, </w:t>
      </w:r>
      <w:r w:rsidR="000B15FE">
        <w:rPr>
          <w:rFonts w:ascii="Consolas" w:hAnsi="Consolas"/>
          <w:lang w:val="es-ES"/>
        </w:rPr>
        <w:t>AsyncFor</w:t>
      </w:r>
      <w:r>
        <w:rPr>
          <w:lang w:val="es-ES"/>
        </w:rPr>
        <w:t xml:space="preserve"> y </w:t>
      </w:r>
      <w:r>
        <w:rPr>
          <w:rFonts w:ascii="Consolas" w:hAnsi="Consolas"/>
          <w:lang w:val="es-ES"/>
        </w:rPr>
        <w:t>AsyncWith</w:t>
      </w:r>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Match</w:t>
      </w:r>
      <w:r w:rsidRPr="0027256D">
        <w:rPr>
          <w:lang w:val="es-ES"/>
        </w:rPr>
        <w:t xml:space="preserve"> y </w:t>
      </w:r>
      <w:r>
        <w:rPr>
          <w:rFonts w:ascii="Consolas" w:hAnsi="Consolas"/>
          <w:lang w:val="es-ES"/>
        </w:rPr>
        <w:t>YieldFrom</w:t>
      </w:r>
      <w:r>
        <w:rPr>
          <w:lang w:val="es-ES"/>
        </w:rPr>
        <w:t xml:space="preserve"> son anómalos. Esta variable nunca toma los posibles valores </w:t>
      </w:r>
      <w:r>
        <w:rPr>
          <w:rFonts w:ascii="Consolas" w:hAnsi="Consolas"/>
          <w:lang w:val="es-ES"/>
        </w:rPr>
        <w:t>ComplexLiteral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BoolLiteral</w:t>
      </w:r>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Star</w:t>
      </w:r>
      <w:r w:rsidRPr="0027256D">
        <w:rPr>
          <w:lang w:val="es-ES"/>
        </w:rPr>
        <w:t xml:space="preserve"> y </w:t>
      </w:r>
      <w:r>
        <w:rPr>
          <w:rFonts w:ascii="Consolas" w:hAnsi="Consolas"/>
          <w:lang w:val="es-ES"/>
        </w:rPr>
        <w:t>EllipsisLiteral</w:t>
      </w:r>
      <w:r>
        <w:rPr>
          <w:lang w:val="es-ES"/>
        </w:rPr>
        <w:t xml:space="preserve"> 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
        </w:rPr>
        <w:t>.</w:t>
      </w:r>
    </w:p>
    <w:p w14:paraId="093D50E9"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w:t>
      </w:r>
      <w:r>
        <w:rPr>
          <w:rFonts w:ascii="Consolas" w:hAnsi="Consolas"/>
          <w:lang w:val="es-ES"/>
        </w:rPr>
        <w:t>valores 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ListComprehension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FString</w:t>
      </w:r>
      <w:r w:rsidRPr="0027256D">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Slice</w:t>
      </w:r>
      <w:r w:rsidRPr="0027256D">
        <w:rPr>
          <w:lang w:val="es-ES"/>
        </w:rPr>
        <w:t xml:space="preserve">, </w:t>
      </w:r>
      <w:r>
        <w:rPr>
          <w:rFonts w:ascii="Consolas" w:hAnsi="Consolas"/>
          <w:lang w:val="es-ES"/>
        </w:rPr>
        <w:t>Lambda</w:t>
      </w:r>
      <w:r w:rsidRPr="0027256D">
        <w:rPr>
          <w:lang w:val="es-ES"/>
        </w:rPr>
        <w:t xml:space="preserve"> y </w:t>
      </w:r>
      <w:r>
        <w:rPr>
          <w:rFonts w:ascii="Consolas" w:hAnsi="Consolas"/>
          <w:lang w:val="es-ES"/>
        </w:rPr>
        <w:t>MatMult</w:t>
      </w:r>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UnaryBWNot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Lambda</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EllipsisLiteral</w:t>
      </w:r>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Parameter</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AssignmentExp</w:t>
      </w:r>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t>SetLiteral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Yield</w:t>
      </w:r>
      <w:r>
        <w:rPr>
          <w:lang w:val="es-ES"/>
        </w:rPr>
        <w:t>.</w:t>
      </w:r>
    </w:p>
    <w:p w14:paraId="2EFE53C1"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36 valores, se considera como valor anómalo todos aquellos que tienen una frecuencia inferior a 0,0055%.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SetLiteral</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lastRenderedPageBreak/>
        <w:t>EllipsisLiteral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MatMult</w:t>
      </w:r>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Shift</w:t>
      </w:r>
      <w:r w:rsidRPr="0027256D">
        <w:rPr>
          <w:lang w:val="es-ES"/>
        </w:rPr>
        <w:t xml:space="preserve"> y </w:t>
      </w:r>
      <w:r>
        <w:rPr>
          <w:rFonts w:ascii="Consolas" w:hAnsi="Consolas"/>
          <w:lang w:val="es-ES"/>
        </w:rPr>
        <w:t>DictComprehension</w:t>
      </w:r>
      <w:r>
        <w:rPr>
          <w:lang w:val="es-ES"/>
        </w:rPr>
        <w:t xml:space="preserve"> son anómalos. Esta variable nunca toma los posibles valores </w:t>
      </w:r>
      <w:r>
        <w:rPr>
          <w:rFonts w:ascii="Consolas" w:hAnsi="Consolas"/>
          <w:lang w:val="es-ES"/>
        </w:rPr>
        <w:t>MatMult</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w:t>
      </w:r>
      <w:r w:rsidRPr="0027256D">
        <w:rPr>
          <w:lang w:val="es-ES"/>
        </w:rPr>
        <w:t xml:space="preserve">, </w:t>
      </w:r>
      <w:r>
        <w:rPr>
          <w:rFonts w:ascii="Consolas" w:hAnsi="Consolas"/>
          <w:lang w:val="es-ES"/>
        </w:rPr>
        <w:t>Parameter</w:t>
      </w:r>
      <w:r w:rsidRPr="0027256D">
        <w:rPr>
          <w:lang w:val="es-ES"/>
        </w:rPr>
        <w:t xml:space="preserve"> y </w:t>
      </w:r>
      <w:r>
        <w:rPr>
          <w:rFonts w:ascii="Consolas" w:hAnsi="Consolas"/>
          <w:lang w:val="es-ES"/>
        </w:rPr>
        <w:t>Yield</w:t>
      </w:r>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BWLogical</w:t>
      </w:r>
      <w:r w:rsidRPr="004B7ECC">
        <w:rPr>
          <w:lang w:val="es-ES"/>
        </w:rPr>
        <w:t xml:space="preserve"> y </w:t>
      </w:r>
      <w:r>
        <w:rPr>
          <w:rFonts w:ascii="Consolas" w:hAnsi="Consolas"/>
          <w:lang w:val="es-ES"/>
        </w:rPr>
        <w:t>NoneType</w:t>
      </w:r>
      <w:r>
        <w:rPr>
          <w:lang w:val="es-ES"/>
        </w:rPr>
        <w:t xml:space="preserve"> son anómalos. Esta variable nunca toma los posibles valores </w:t>
      </w:r>
      <w:r>
        <w:rPr>
          <w:rFonts w:ascii="Consolas" w:hAnsi="Consolas"/>
          <w:lang w:val="es-ES"/>
        </w:rPr>
        <w:t xml:space="preserve">YieldFrom, Yield, Parameter </w:t>
      </w:r>
      <w:r>
        <w:rPr>
          <w:rFonts w:asciiTheme="minorHAnsi" w:hAnsiTheme="minorHAnsi" w:cstheme="minorHAnsi"/>
          <w:lang w:val="es-ES"/>
        </w:rPr>
        <w:t>y</w:t>
      </w:r>
      <w:r>
        <w:rPr>
          <w:rFonts w:ascii="Consolas" w:hAnsi="Consolas"/>
          <w:lang w:val="es-ES"/>
        </w:rPr>
        <w:t xml:space="preserve"> MatMult</w:t>
      </w:r>
      <w:r>
        <w:rPr>
          <w:lang w:val="es-ES"/>
        </w:rPr>
        <w:t>.</w:t>
      </w:r>
    </w:p>
    <w:p w14:paraId="19EA2343"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32 valores, se considera como valor anómalo todos aquellos que tienen una frecuencia inferior a 0,00625%.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y </w:t>
      </w:r>
      <w:r>
        <w:rPr>
          <w:rFonts w:ascii="Consolas" w:hAnsi="Consolas"/>
          <w:lang w:val="es-ES"/>
        </w:rPr>
        <w:t>FloatLiteral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y </w:t>
      </w:r>
      <w:r>
        <w:rPr>
          <w:rFonts w:ascii="Consolas" w:hAnsi="Consolas"/>
          <w:lang w:val="es-ES"/>
        </w:rPr>
        <w:t>ListComprehension</w:t>
      </w:r>
      <w:r>
        <w:rPr>
          <w:lang w:val="es-ES"/>
        </w:rPr>
        <w:t xml:space="preserve"> son anómalos. Esta variable nunca toma los posibles valores </w:t>
      </w:r>
      <w:r>
        <w:rPr>
          <w:rFonts w:ascii="Consolas" w:hAnsi="Consolas"/>
          <w:lang w:val="es-ES"/>
        </w:rPr>
        <w:t>YieldFrom</w:t>
      </w:r>
      <w:r w:rsidRPr="004B7ECC">
        <w:rPr>
          <w:lang w:val="es-ES"/>
        </w:rPr>
        <w:t xml:space="preserve">, </w:t>
      </w:r>
      <w:r>
        <w:rPr>
          <w:rFonts w:ascii="Consolas" w:hAnsi="Consolas"/>
          <w:lang w:val="es-ES"/>
        </w:rPr>
        <w:t>Parameter</w:t>
      </w:r>
      <w:r w:rsidRPr="004B7ECC">
        <w:rPr>
          <w:lang w:val="es-ES"/>
        </w:rPr>
        <w:t xml:space="preserve">, </w:t>
      </w:r>
      <w:r>
        <w:rPr>
          <w:rFonts w:ascii="Consolas" w:hAnsi="Consolas"/>
          <w:lang w:val="es-ES"/>
        </w:rPr>
        <w:t>Yield</w:t>
      </w:r>
      <w:r w:rsidRPr="004B7ECC">
        <w:rPr>
          <w:lang w:val="es-ES"/>
        </w:rPr>
        <w:t xml:space="preserve"> y </w:t>
      </w:r>
      <w:r>
        <w:rPr>
          <w:rFonts w:ascii="Consolas" w:hAnsi="Consolas"/>
          <w:lang w:val="es-ES"/>
        </w:rPr>
        <w:t>MatMult</w:t>
      </w:r>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r>
        <w:rPr>
          <w:rFonts w:ascii="Consolas" w:hAnsi="Consolas"/>
          <w:lang w:val="es-ES"/>
        </w:rPr>
        <w:t>None</w:t>
      </w:r>
      <w:r>
        <w:rPr>
          <w:lang w:val="es-ES"/>
        </w:rPr>
        <w:t xml:space="preserve">. Los valores </w:t>
      </w:r>
      <w:r>
        <w:rPr>
          <w:rFonts w:ascii="Consolas" w:hAnsi="Consolas"/>
          <w:lang w:val="es-ES"/>
        </w:rPr>
        <w:t>Await</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UnaryNot</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MatMult</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AssignmentExp</w:t>
      </w:r>
      <w:r w:rsidRPr="004B7ECC">
        <w:rPr>
          <w:lang w:val="es-ES"/>
        </w:rPr>
        <w:t xml:space="preserve"> y </w:t>
      </w:r>
      <w:r>
        <w:rPr>
          <w:rFonts w:ascii="Consolas" w:hAnsi="Consolas"/>
          <w:lang w:val="es-ES"/>
        </w:rPr>
        <w:t>Yield</w:t>
      </w:r>
      <w:r w:rsidRPr="004B7ECC">
        <w:rPr>
          <w:lang w:val="es-ES"/>
        </w:rPr>
        <w:t>.</w:t>
      </w:r>
    </w:p>
    <w:p w14:paraId="7D82E0CE"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29 valores, se considera como valor anómalo todos aquellos que tienen una frecuencia inferior a 0,0069%. El valor predominante que toma esta variable es el de </w:t>
      </w:r>
      <w:r>
        <w:rPr>
          <w:rFonts w:ascii="Consolas" w:hAnsi="Consolas"/>
          <w:lang w:val="es-ES"/>
        </w:rPr>
        <w:t>None</w:t>
      </w:r>
      <w:r>
        <w:rPr>
          <w:lang w:val="es-ES"/>
        </w:rPr>
        <w:t xml:space="preserve">. Los valores </w:t>
      </w:r>
      <w:r>
        <w:rPr>
          <w:rFonts w:ascii="Consolas" w:hAnsi="Consolas"/>
          <w:lang w:val="es-ES"/>
        </w:rPr>
        <w:t>DictComprehension</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FloatLiteral</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UnaryNot</w:t>
      </w:r>
      <w:r w:rsidRPr="004B7ECC">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lastRenderedPageBreak/>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UnaryNot</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Logical</w:t>
      </w:r>
      <w:r>
        <w:rPr>
          <w:lang w:val="es-ES"/>
        </w:rPr>
        <w:t xml:space="preserve"> son anómalos. Esta variable nunca toma los posibles valores </w:t>
      </w:r>
      <w:r w:rsidRPr="004B7ECC">
        <w:rPr>
          <w:rFonts w:ascii="Consolas" w:hAnsi="Consolas"/>
          <w:lang w:val="es-ES"/>
        </w:rPr>
        <w:t>MatMult</w:t>
      </w:r>
      <w:r>
        <w:rPr>
          <w:lang w:val="es-ES"/>
        </w:rPr>
        <w:t xml:space="preserve">, </w:t>
      </w:r>
      <w:r w:rsidRPr="004B7ECC">
        <w:rPr>
          <w:rFonts w:ascii="Consolas" w:hAnsi="Consolas"/>
          <w:lang w:val="es-ES"/>
        </w:rPr>
        <w:t>GeneratorComprehension</w:t>
      </w:r>
      <w:r>
        <w:rPr>
          <w:lang w:val="es-ES"/>
        </w:rPr>
        <w:t xml:space="preserve">, </w:t>
      </w:r>
      <w:r w:rsidRPr="004B7ECC">
        <w:rPr>
          <w:rFonts w:ascii="Consolas" w:hAnsi="Consolas"/>
          <w:lang w:val="es-ES"/>
        </w:rPr>
        <w:t>YieldFrom</w:t>
      </w:r>
      <w:r>
        <w:rPr>
          <w:lang w:val="es-ES"/>
        </w:rPr>
        <w:t xml:space="preserve">, </w:t>
      </w:r>
      <w:r w:rsidRPr="004B7ECC">
        <w:rPr>
          <w:rFonts w:ascii="Consolas" w:hAnsi="Consolas"/>
          <w:lang w:val="es-ES"/>
        </w:rPr>
        <w:t>NoneType</w:t>
      </w:r>
      <w:r>
        <w:rPr>
          <w:lang w:val="es-ES"/>
        </w:rPr>
        <w:t xml:space="preserve">, </w:t>
      </w:r>
      <w:r w:rsidRPr="004B7ECC">
        <w:rPr>
          <w:rFonts w:ascii="Consolas" w:hAnsi="Consolas"/>
          <w:lang w:val="es-ES"/>
        </w:rPr>
        <w:t>Parameter</w:t>
      </w:r>
      <w:r>
        <w:rPr>
          <w:lang w:val="es-ES"/>
        </w:rPr>
        <w:t xml:space="preserve">, </w:t>
      </w:r>
      <w:r w:rsidRPr="004B7ECC">
        <w:rPr>
          <w:rFonts w:ascii="Consolas" w:hAnsi="Consolas"/>
          <w:lang w:val="es-ES"/>
        </w:rPr>
        <w:t>UnaryBWNot</w:t>
      </w:r>
      <w:r>
        <w:rPr>
          <w:lang w:val="es-ES"/>
        </w:rPr>
        <w:t xml:space="preserve">, </w:t>
      </w:r>
      <w:r w:rsidRPr="004B7ECC">
        <w:rPr>
          <w:rFonts w:ascii="Consolas" w:hAnsi="Consolas"/>
          <w:lang w:val="es-ES"/>
        </w:rPr>
        <w:t>Yield</w:t>
      </w:r>
      <w:r>
        <w:rPr>
          <w:lang w:val="es-ES"/>
        </w:rPr>
        <w:t xml:space="preserve"> y </w:t>
      </w:r>
      <w:r w:rsidRPr="004B7ECC">
        <w:rPr>
          <w:rFonts w:ascii="Consolas" w:hAnsi="Consolas"/>
          <w:lang w:val="es-ES"/>
        </w:rPr>
        <w:t>AssignmentExp</w:t>
      </w:r>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r>
        <w:rPr>
          <w:rFonts w:ascii="Consolas" w:hAnsi="Consolas"/>
          <w:lang w:val="es-ES"/>
        </w:rPr>
        <w:t>CallArg</w:t>
      </w:r>
      <w:r>
        <w:rPr>
          <w:lang w:val="es-ES"/>
        </w:rPr>
        <w:t xml:space="preserve">. </w:t>
      </w:r>
      <w:r>
        <w:t xml:space="preserve">Los </w:t>
      </w:r>
      <w:r w:rsidRPr="00C94D72">
        <w:rPr>
          <w:lang w:val="en-US"/>
        </w:rPr>
        <w:t xml:space="preserve">valores </w:t>
      </w:r>
      <w:r w:rsidRPr="00184322">
        <w:rPr>
          <w:rFonts w:ascii="Consolas" w:hAnsi="Consolas"/>
          <w:lang w:val="en-US"/>
        </w:rPr>
        <w:t>CaseBody</w:t>
      </w:r>
      <w:r w:rsidRPr="00C94D72">
        <w:rPr>
          <w:lang w:val="en-US"/>
        </w:rPr>
        <w:t xml:space="preserve">, </w:t>
      </w:r>
      <w:r w:rsidRPr="00184322">
        <w:rPr>
          <w:rFonts w:ascii="Consolas" w:hAnsi="Consolas"/>
          <w:lang w:val="en-US"/>
        </w:rPr>
        <w:t>WhileElseBody</w:t>
      </w:r>
      <w:r w:rsidRPr="00C94D72">
        <w:rPr>
          <w:lang w:val="en-US"/>
        </w:rPr>
        <w:t xml:space="preserve">, </w:t>
      </w:r>
      <w:r w:rsidRPr="00184322">
        <w:rPr>
          <w:rFonts w:ascii="Consolas" w:hAnsi="Consolas"/>
          <w:lang w:val="en-US"/>
        </w:rPr>
        <w:t>MatchCondition</w:t>
      </w:r>
      <w:r w:rsidRPr="00C94D72">
        <w:rPr>
          <w:lang w:val="en-US"/>
        </w:rPr>
        <w:t xml:space="preserve">, </w:t>
      </w:r>
      <w:r w:rsidRPr="00184322">
        <w:rPr>
          <w:rFonts w:ascii="Consolas" w:hAnsi="Consolas"/>
          <w:lang w:val="en-US"/>
        </w:rPr>
        <w:t>AsyncWithBody</w:t>
      </w:r>
      <w:r w:rsidRPr="00C94D72">
        <w:rPr>
          <w:lang w:val="en-US"/>
        </w:rPr>
        <w:t xml:space="preserve">, </w:t>
      </w:r>
      <w:r w:rsidRPr="00184322">
        <w:rPr>
          <w:rFonts w:ascii="Consolas" w:hAnsi="Consolas"/>
          <w:lang w:val="en-US"/>
        </w:rPr>
        <w:t>AssignExpLHS</w:t>
      </w:r>
      <w:r w:rsidRPr="00C94D72">
        <w:rPr>
          <w:lang w:val="en-US"/>
        </w:rPr>
        <w:t xml:space="preserve">, </w:t>
      </w:r>
      <w:r w:rsidRPr="00184322">
        <w:rPr>
          <w:rFonts w:ascii="Consolas" w:hAnsi="Consolas"/>
          <w:lang w:val="en-US"/>
        </w:rPr>
        <w:t>AssignExpRHS</w:t>
      </w:r>
      <w:r w:rsidRPr="00C94D72">
        <w:rPr>
          <w:lang w:val="en-US"/>
        </w:rPr>
        <w:t xml:space="preserve">, </w:t>
      </w:r>
      <w:r w:rsidRPr="00184322">
        <w:rPr>
          <w:rFonts w:ascii="Consolas" w:hAnsi="Consolas"/>
          <w:lang w:val="en-US"/>
        </w:rPr>
        <w:t>ForElseBody</w:t>
      </w:r>
      <w:r w:rsidRPr="00C94D72">
        <w:rPr>
          <w:lang w:val="en-US"/>
        </w:rPr>
        <w:t xml:space="preserve">, </w:t>
      </w:r>
      <w:r w:rsidRPr="00184322">
        <w:rPr>
          <w:rFonts w:ascii="Consolas" w:hAnsi="Consolas"/>
          <w:lang w:val="en-US"/>
        </w:rPr>
        <w:t>AsyncWithAs</w:t>
      </w:r>
      <w:r w:rsidRPr="00C94D72">
        <w:rPr>
          <w:lang w:val="en-US"/>
        </w:rPr>
        <w:t xml:space="preserve">, </w:t>
      </w:r>
      <w:r w:rsidRPr="00184322">
        <w:rPr>
          <w:rFonts w:ascii="Consolas" w:hAnsi="Consolas"/>
          <w:lang w:val="en-US"/>
        </w:rPr>
        <w:t>CaseCondition</w:t>
      </w:r>
      <w:r w:rsidRPr="00C94D72">
        <w:rPr>
          <w:lang w:val="en-US"/>
        </w:rPr>
        <w:t xml:space="preserve">, </w:t>
      </w:r>
      <w:r w:rsidRPr="00184322">
        <w:rPr>
          <w:rFonts w:ascii="Consolas" w:hAnsi="Consolas"/>
          <w:lang w:val="en-US"/>
        </w:rPr>
        <w:t>AsyncForBody</w:t>
      </w:r>
      <w:r w:rsidRPr="00C94D72">
        <w:rPr>
          <w:lang w:val="en-US"/>
        </w:rPr>
        <w:t xml:space="preserve">, </w:t>
      </w:r>
      <w:r w:rsidRPr="00184322">
        <w:rPr>
          <w:rFonts w:ascii="Consolas" w:hAnsi="Consolas"/>
          <w:lang w:val="en-US"/>
        </w:rPr>
        <w:t>AsyncWithElement</w:t>
      </w:r>
      <w:r w:rsidRPr="00C94D72">
        <w:rPr>
          <w:lang w:val="en-US"/>
        </w:rPr>
        <w:t xml:space="preserve">, </w:t>
      </w:r>
      <w:r w:rsidRPr="00184322">
        <w:rPr>
          <w:rFonts w:ascii="Consolas" w:hAnsi="Consolas"/>
          <w:lang w:val="en-US"/>
        </w:rPr>
        <w:t>AsyncForEnumerable</w:t>
      </w:r>
      <w:r w:rsidRPr="00C94D72">
        <w:rPr>
          <w:lang w:val="en-US"/>
        </w:rPr>
        <w:t xml:space="preserve"> y </w:t>
      </w:r>
      <w:r w:rsidRPr="00184322">
        <w:rPr>
          <w:rFonts w:ascii="Consolas" w:hAnsi="Consolas"/>
          <w:lang w:val="en-US"/>
        </w:rPr>
        <w:t>AsyncForElement</w:t>
      </w:r>
      <w:r>
        <w:t xml:space="preserve"> son anómalos. Esta variable nunca toma los posibles valores </w:t>
      </w:r>
      <w:r>
        <w:rPr>
          <w:rFonts w:ascii="Consolas" w:hAnsi="Consolas"/>
        </w:rPr>
        <w:t xml:space="preserve">TryElse, ComprehensionElement, AsyncForElseBody, MatMult, DefaultParamValue, TypeVar, In, Shift, AugmentedAssignmentLHS, TypeAliasLHS, CaseGuard, Pow, Is, AugmentedAssignmentRHS, TypeAliasRHS </w:t>
      </w:r>
      <w:r>
        <w:rPr>
          <w:rFonts w:asciiTheme="minorHAnsi" w:hAnsiTheme="minorHAnsi" w:cstheme="minorHAnsi"/>
        </w:rPr>
        <w:t>y</w:t>
      </w:r>
      <w:r>
        <w:rPr>
          <w:rFonts w:ascii="Consolas" w:hAnsi="Consolas"/>
        </w:rPr>
        <w:t xml:space="preserve"> BWLogical</w:t>
      </w:r>
      <w:r>
        <w:t>.</w:t>
      </w:r>
    </w:p>
    <w:p w14:paraId="3DFAA54B" w14:textId="77777777" w:rsidR="00184322" w:rsidRPr="00184322" w:rsidRDefault="00184322">
      <w:pPr>
        <w:pStyle w:val="Prrafodelista"/>
        <w:numPr>
          <w:ilvl w:val="1"/>
          <w:numId w:val="6"/>
        </w:numPr>
        <w:spacing w:line="256" w:lineRule="auto"/>
        <w:rPr>
          <w:lang w:val="en-US"/>
        </w:rPr>
      </w:pPr>
      <w:r>
        <w:rPr>
          <w:i/>
          <w:iCs/>
          <w:lang w:val="es-ES"/>
        </w:rPr>
        <w:t>Beginner</w:t>
      </w:r>
      <w:r>
        <w:rPr>
          <w:lang w:val="es-ES"/>
        </w:rPr>
        <w:t xml:space="preserve">: En este caso la variable toma 70 valores, se considera como valor anómalo todos aquellos que tienen una frecuencia inferior a 0,0028%. El valor predominante que toma esta variable es el de </w:t>
      </w:r>
      <w:r w:rsidRPr="00184322">
        <w:rPr>
          <w:rFonts w:ascii="Consolas" w:hAnsi="Consolas"/>
          <w:lang w:val="es-ES"/>
        </w:rPr>
        <w:t>TupleLiteral</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ClassDecorator</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ForElseBody</w:t>
      </w:r>
      <w:r w:rsidRPr="00184322">
        <w:rPr>
          <w:lang w:val="en-US"/>
        </w:rPr>
        <w:t xml:space="preserve"> y </w:t>
      </w:r>
      <w:r w:rsidRPr="00C94D72">
        <w:rPr>
          <w:rFonts w:ascii="Consolas" w:hAnsi="Consolas"/>
        </w:rPr>
        <w:t>FormattedFormat</w:t>
      </w:r>
      <w:r w:rsidRPr="00184322">
        <w:rPr>
          <w:lang w:val="en-US"/>
        </w:rPr>
        <w:t xml:space="preserve"> son anómalos. Esta variable nunca toma los posibles valores </w:t>
      </w:r>
      <w:r w:rsidRPr="00C94D72">
        <w:rPr>
          <w:rFonts w:ascii="Consolas" w:hAnsi="Consolas"/>
        </w:rPr>
        <w:t>AsyncWithElement</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Shift</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AsyncForBody</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TypeVar</w:t>
      </w:r>
      <w:r w:rsidRPr="00184322">
        <w:rPr>
          <w:lang w:val="en-US"/>
        </w:rPr>
        <w:t xml:space="preserve">, </w:t>
      </w:r>
      <w:r w:rsidRPr="00C94D72">
        <w:rPr>
          <w:rFonts w:ascii="Consolas" w:hAnsi="Consolas"/>
        </w:rPr>
        <w:t>AsyncWithAs</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CaseCondition</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AsyncForEnumerable</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AyncWithBody</w:t>
      </w:r>
      <w:r w:rsidRPr="00184322">
        <w:rPr>
          <w:lang w:val="en-US"/>
        </w:rPr>
        <w:t xml:space="preserve">, </w:t>
      </w:r>
      <w:r w:rsidRPr="00C94D72">
        <w:rPr>
          <w:rFonts w:ascii="Consolas" w:hAnsi="Consolas"/>
        </w:rPr>
        <w:t>Is</w:t>
      </w:r>
      <w:r w:rsidRPr="00184322">
        <w:rPr>
          <w:lang w:val="en-US"/>
        </w:rPr>
        <w:t xml:space="preserve"> y </w:t>
      </w:r>
      <w:r w:rsidRPr="00C94D72">
        <w:rPr>
          <w:rFonts w:ascii="Consolas" w:hAnsi="Consolas"/>
        </w:rPr>
        <w:t>AsyncForElement</w:t>
      </w:r>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r w:rsidRPr="00184322">
        <w:rPr>
          <w:rFonts w:ascii="Consolas" w:hAnsi="Consolas"/>
          <w:lang w:val="es-ES"/>
        </w:rPr>
        <w:t>CallArg</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ForElseBody</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AsyncWithBody</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TryElseBody</w:t>
      </w:r>
      <w:r w:rsidRPr="00184322">
        <w:rPr>
          <w:lang w:val="en-US"/>
        </w:rPr>
        <w:t xml:space="preserve"> y </w:t>
      </w:r>
      <w:r w:rsidRPr="00C94D72">
        <w:rPr>
          <w:rFonts w:ascii="Consolas" w:hAnsi="Consolas"/>
        </w:rPr>
        <w:t>AsyncWithAs</w:t>
      </w:r>
      <w:r w:rsidRPr="00184322">
        <w:rPr>
          <w:lang w:val="en-US"/>
        </w:rPr>
        <w:t xml:space="preserve"> son anómalos. Esta variable nunca toma los posibles valores </w:t>
      </w:r>
      <w:r w:rsidRPr="00C94D72">
        <w:rPr>
          <w:rFonts w:ascii="Consolas" w:hAnsi="Consolas"/>
        </w:rPr>
        <w:t>TypeVar</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Is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318" w:name="_Toc171273078"/>
      <w:r>
        <w:rPr>
          <w:lang w:val="es-ES"/>
        </w:rPr>
        <w:t>Comprehensions</w:t>
      </w:r>
      <w:bookmarkEnd w:id="318"/>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lastRenderedPageBreak/>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r>
        <w:rPr>
          <w:rFonts w:ascii="Consolas" w:hAnsi="Consolas"/>
          <w:lang w:val="es-ES"/>
        </w:rPr>
        <w:t>ListComprehension</w:t>
      </w:r>
      <w:r w:rsidRPr="00B52C09">
        <w:rPr>
          <w:lang w:val="es-ES"/>
        </w:rPr>
        <w:t xml:space="preserve">. </w:t>
      </w:r>
      <w:r>
        <w:t>No se han detectado valores anómalos para esta característica.</w:t>
      </w:r>
    </w:p>
    <w:p w14:paraId="7A6753BA"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GeneratorComprehension</w:t>
      </w:r>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ListComprehension</w:t>
      </w:r>
      <w:r w:rsidRPr="00B52C09">
        <w:rPr>
          <w:lang w:val="es-ES"/>
        </w:rPr>
        <w:t xml:space="preserve">. </w:t>
      </w:r>
      <w:r>
        <w:t>No se han detectado valores anómalos para esta característica</w:t>
      </w:r>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319" w:name="_Toc171273079"/>
      <w:r>
        <w:t>CallArgs</w:t>
      </w:r>
      <w:bookmarkEnd w:id="319"/>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r w:rsidRPr="006A23D3">
        <w:rPr>
          <w:i/>
          <w:iCs/>
          <w:lang w:val="es-ES"/>
        </w:rPr>
        <w:t>Beginner</w:t>
      </w:r>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Proporción de argumentos double star</w:t>
      </w:r>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320" w:name="_Toc171273080"/>
      <w:r>
        <w:rPr>
          <w:lang w:val="es-ES"/>
        </w:rPr>
        <w:t>FStrings</w:t>
      </w:r>
      <w:bookmarkEnd w:id="320"/>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321" w:name="_Toc171273081"/>
      <w:r>
        <w:rPr>
          <w:lang w:val="es-ES"/>
        </w:rPr>
        <w:t>Variables</w:t>
      </w:r>
      <w:bookmarkEnd w:id="321"/>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lastRenderedPageBreak/>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322" w:name="_Toc171273082"/>
      <w:r>
        <w:rPr>
          <w:lang w:val="es-ES"/>
        </w:rPr>
        <w:t>Vectors</w:t>
      </w:r>
      <w:bookmarkEnd w:id="322"/>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323" w:name="_Toc171273083"/>
      <w:r>
        <w:rPr>
          <w:lang w:val="es-ES"/>
        </w:rPr>
        <w:t>Parameters</w:t>
      </w:r>
      <w:bookmarkEnd w:id="323"/>
    </w:p>
    <w:p w14:paraId="63AB2653" w14:textId="77777777" w:rsidR="00184322" w:rsidRPr="003A154D" w:rsidRDefault="00184322">
      <w:pPr>
        <w:pStyle w:val="Prrafodelista"/>
        <w:numPr>
          <w:ilvl w:val="0"/>
          <w:numId w:val="6"/>
        </w:numPr>
        <w:rPr>
          <w:lang w:val="es-ES"/>
        </w:rPr>
      </w:pPr>
      <w:r>
        <w:rPr>
          <w:lang w:val="es-ES"/>
        </w:rPr>
        <w:t>Contiene al menos un var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Contiene al menos un keyword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r w:rsidRPr="001F222B">
        <w:rPr>
          <w:i/>
          <w:iCs/>
          <w:lang w:val="es-ES"/>
        </w:rPr>
        <w:lastRenderedPageBreak/>
        <w:t>Beginner</w:t>
      </w:r>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var params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keyword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lastRenderedPageBreak/>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324" w:name="_Ref168483368"/>
      <w:r>
        <w:rPr>
          <w:lang w:val="es-ES"/>
        </w:rPr>
        <w:br w:type="page"/>
      </w:r>
    </w:p>
    <w:p w14:paraId="4896CBD3" w14:textId="39775170" w:rsidR="00B672E1" w:rsidRDefault="002D1057" w:rsidP="00B672E1">
      <w:pPr>
        <w:pStyle w:val="Ttulo2"/>
        <w:rPr>
          <w:lang w:val="es-ES"/>
        </w:rPr>
      </w:pPr>
      <w:bookmarkStart w:id="325" w:name="_Ref169868963"/>
      <w:bookmarkStart w:id="326" w:name="_Toc171273084"/>
      <w:r>
        <w:rPr>
          <w:lang w:val="es-ES"/>
        </w:rPr>
        <w:lastRenderedPageBreak/>
        <w:t>Repositorios GitHub</w:t>
      </w:r>
      <w:bookmarkEnd w:id="324"/>
      <w:bookmarkEnd w:id="325"/>
      <w:bookmarkEnd w:id="326"/>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r w:rsidRPr="008D0545">
              <w:rPr>
                <w:rStyle w:val="Hipervnculo"/>
                <w:b w:val="0"/>
                <w:bCs w:val="0"/>
                <w:caps w:val="0"/>
                <w:u w:val="none"/>
                <w:lang w:val="es-ES"/>
              </w:rPr>
              <w:t>ray-project/ray</w:t>
            </w:r>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40" w:history="1">
              <w:r w:rsidR="008D0545" w:rsidRPr="008D0545">
                <w:rPr>
                  <w:rStyle w:val="Hipervnculo"/>
                  <w:b w:val="0"/>
                  <w:bCs w:val="0"/>
                  <w:caps w:val="0"/>
                  <w:u w:val="none"/>
                  <w:lang w:val="es-ES"/>
                </w:rPr>
                <w:t>certbot/certbot</w:t>
              </w:r>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41" w:history="1">
              <w:r w:rsidR="008D0545">
                <w:rPr>
                  <w:rStyle w:val="Hipervnculo"/>
                  <w:b w:val="0"/>
                  <w:bCs w:val="0"/>
                  <w:caps w:val="0"/>
                  <w:u w:val="none"/>
                  <w:lang w:val="es-ES"/>
                </w:rPr>
                <w:t>run-llama/l</w:t>
              </w:r>
              <w:r w:rsidR="008D0545" w:rsidRPr="008D0545">
                <w:rPr>
                  <w:rStyle w:val="Hipervnculo"/>
                  <w:b w:val="0"/>
                  <w:bCs w:val="0"/>
                  <w:caps w:val="0"/>
                  <w:u w:val="none"/>
                  <w:lang w:val="es-ES"/>
                </w:rPr>
                <w:t>lama_index</w:t>
              </w:r>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42" w:history="1">
              <w:r w:rsidR="008D0545" w:rsidRPr="008D0545">
                <w:rPr>
                  <w:rStyle w:val="Hipervnculo"/>
                  <w:b w:val="0"/>
                  <w:bCs w:val="0"/>
                  <w:caps w:val="0"/>
                  <w:u w:val="none"/>
                  <w:lang w:val="es-ES"/>
                </w:rPr>
                <w:t>sqlmapproject</w:t>
              </w:r>
              <w:r w:rsidR="008D0545">
                <w:rPr>
                  <w:rStyle w:val="Hipervnculo"/>
                  <w:b w:val="0"/>
                  <w:bCs w:val="0"/>
                  <w:caps w:val="0"/>
                  <w:u w:val="none"/>
                  <w:lang w:val="es-ES"/>
                </w:rPr>
                <w:t>/s</w:t>
              </w:r>
              <w:r w:rsidR="008D0545" w:rsidRPr="008D0545">
                <w:rPr>
                  <w:rStyle w:val="Hipervnculo"/>
                  <w:b w:val="0"/>
                  <w:bCs w:val="0"/>
                  <w:caps w:val="0"/>
                  <w:u w:val="none"/>
                  <w:lang w:val="es-ES"/>
                </w:rPr>
                <w:t>qlmap</w:t>
              </w:r>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43" w:history="1">
              <w:r w:rsidR="006C7F41" w:rsidRPr="006C7F41">
                <w:rPr>
                  <w:rStyle w:val="Hipervnculo"/>
                  <w:b w:val="0"/>
                  <w:bCs w:val="0"/>
                  <w:caps w:val="0"/>
                  <w:u w:val="none"/>
                  <w:lang w:val="es-ES"/>
                </w:rPr>
                <w:t>geekcomputers/Python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44" w:history="1">
              <w:r w:rsidR="008D0545" w:rsidRPr="008D0545">
                <w:rPr>
                  <w:rStyle w:val="Hipervnculo"/>
                  <w:b w:val="0"/>
                  <w:bCs w:val="0"/>
                  <w:caps w:val="0"/>
                  <w:u w:val="none"/>
                  <w:lang w:val="es-ES"/>
                </w:rPr>
                <w:t>huggingface/pytorch-image-models</w:t>
              </w:r>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45" w:history="1">
              <w:r w:rsidR="008D0545" w:rsidRPr="008D0545">
                <w:rPr>
                  <w:rStyle w:val="Hipervnculo"/>
                  <w:b w:val="0"/>
                  <w:bCs w:val="0"/>
                  <w:caps w:val="0"/>
                  <w:u w:val="none"/>
                  <w:lang w:val="es-ES"/>
                </w:rPr>
                <w:t>babysor/MockingBird</w:t>
              </w:r>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46" w:history="1">
              <w:r w:rsidR="000A7E7E" w:rsidRPr="000A7E7E">
                <w:rPr>
                  <w:rStyle w:val="Hipervnculo"/>
                  <w:b w:val="0"/>
                  <w:bCs w:val="0"/>
                  <w:caps w:val="0"/>
                  <w:u w:val="none"/>
                  <w:lang w:val="es-ES"/>
                </w:rPr>
                <w:t>testerSunshine/12306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47" w:history="1">
              <w:r w:rsidR="000A7E7E" w:rsidRPr="000A7E7E">
                <w:rPr>
                  <w:rStyle w:val="Hipervnculo"/>
                  <w:b w:val="0"/>
                  <w:bCs w:val="0"/>
                  <w:caps w:val="0"/>
                  <w:u w:val="none"/>
                  <w:lang w:val="es-ES"/>
                </w:rPr>
                <w:t>lm-sys/FastChat</w:t>
              </w:r>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48" w:history="1">
              <w:r w:rsidR="000A7E7E" w:rsidRPr="000A7E7E">
                <w:rPr>
                  <w:rStyle w:val="Hipervnculo"/>
                  <w:b w:val="0"/>
                  <w:bCs w:val="0"/>
                  <w:caps w:val="0"/>
                  <w:u w:val="none"/>
                  <w:lang w:val="es-ES"/>
                </w:rPr>
                <w:t>shadowsocks/shadowsocks</w:t>
              </w:r>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49"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50" w:history="1">
              <w:r w:rsidR="000A7E7E" w:rsidRPr="000A7E7E">
                <w:rPr>
                  <w:rStyle w:val="Hipervnculo"/>
                  <w:b w:val="0"/>
                  <w:bCs w:val="0"/>
                  <w:caps w:val="0"/>
                  <w:u w:val="none"/>
                  <w:lang w:val="es-ES"/>
                </w:rPr>
                <w:t>microsoft/DeepSpeed</w:t>
              </w:r>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51" w:history="1">
              <w:r w:rsidR="000A7E7E" w:rsidRPr="000A7E7E">
                <w:rPr>
                  <w:rStyle w:val="Hipervnculo"/>
                  <w:b w:val="0"/>
                  <w:bCs w:val="0"/>
                  <w:caps w:val="0"/>
                  <w:u w:val="none"/>
                  <w:lang w:val="es-ES"/>
                </w:rPr>
                <w:t>fxsjy/jieba</w:t>
              </w:r>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52" w:history="1">
              <w:r w:rsidR="000A7E7E" w:rsidRPr="000A7E7E">
                <w:rPr>
                  <w:rStyle w:val="Hipervnculo"/>
                  <w:b w:val="0"/>
                  <w:bCs w:val="0"/>
                  <w:caps w:val="0"/>
                  <w:u w:val="none"/>
                  <w:lang w:val="es-ES"/>
                </w:rPr>
                <w:t>comfyanonymous/ComfyUI</w:t>
              </w:r>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53" w:history="1">
              <w:r w:rsidR="000A7E7E" w:rsidRPr="000A7E7E">
                <w:rPr>
                  <w:rStyle w:val="Hipervnculo"/>
                  <w:b w:val="0"/>
                  <w:bCs w:val="0"/>
                  <w:caps w:val="0"/>
                  <w:u w:val="none"/>
                  <w:lang w:val="es-ES"/>
                </w:rPr>
                <w:t>hankcs/HanLP</w:t>
              </w:r>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54" w:history="1">
              <w:r w:rsidR="000A7E7E" w:rsidRPr="000A7E7E">
                <w:rPr>
                  <w:rStyle w:val="Hipervnculo"/>
                  <w:b w:val="0"/>
                  <w:bCs w:val="0"/>
                  <w:caps w:val="0"/>
                  <w:u w:val="none"/>
                  <w:lang w:val="es-ES"/>
                </w:rPr>
                <w:t>httpie/cli</w:t>
              </w:r>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55" w:history="1">
              <w:r w:rsidR="000A7E7E" w:rsidRPr="000A7E7E">
                <w:rPr>
                  <w:rStyle w:val="Hipervnculo"/>
                  <w:b w:val="0"/>
                  <w:bCs w:val="0"/>
                  <w:caps w:val="0"/>
                  <w:u w:val="none"/>
                </w:rPr>
                <w:t>karpathy/nanoGPT</w:t>
              </w:r>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56" w:history="1">
              <w:r w:rsidR="000A7E7E" w:rsidRPr="000A7E7E">
                <w:rPr>
                  <w:rStyle w:val="Hipervnculo"/>
                  <w:b w:val="0"/>
                  <w:bCs w:val="0"/>
                  <w:caps w:val="0"/>
                  <w:u w:val="none"/>
                  <w:lang w:val="es-ES"/>
                </w:rPr>
                <w:t>streamlit/streamlit</w:t>
              </w:r>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4BAD0D3" w:rsidR="00B15BEE"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1DDBEF2B" w14:textId="22AB4846" w:rsidR="00570CC0" w:rsidRDefault="00B15BEE" w:rsidP="001935CD">
      <w:pPr>
        <w:rPr>
          <w:rFonts w:ascii="Times New Roman" w:hAnsi="Times New Roman" w:cs="Times New Roman"/>
          <w:sz w:val="14"/>
          <w:szCs w:val="14"/>
          <w:lang w:val="es-ES"/>
        </w:rPr>
      </w:pPr>
      <w:r>
        <w:rPr>
          <w:rFonts w:ascii="Times New Roman" w:hAnsi="Times New Roman" w:cs="Times New Roman"/>
          <w:sz w:val="14"/>
          <w:szCs w:val="14"/>
          <w:lang w:val="es-ES"/>
        </w:rPr>
        <w:br w:type="page"/>
      </w:r>
    </w:p>
    <w:p w14:paraId="14B4A379" w14:textId="6FF67707" w:rsidR="00570CC0" w:rsidRDefault="00B15BEE" w:rsidP="00570CC0">
      <w:pPr>
        <w:pStyle w:val="Ttulo2"/>
        <w:rPr>
          <w:lang w:val="es-ES"/>
        </w:rPr>
      </w:pPr>
      <w:bookmarkStart w:id="327" w:name="_Ref171254400"/>
      <w:bookmarkStart w:id="328" w:name="_Toc171273085"/>
      <w:r>
        <w:rPr>
          <w:lang w:val="es-ES"/>
        </w:rPr>
        <w:lastRenderedPageBreak/>
        <w:t>Referencias a los</w:t>
      </w:r>
      <w:r w:rsidR="00570CC0">
        <w:rPr>
          <w:lang w:val="es-ES"/>
        </w:rPr>
        <w:t xml:space="preserve"> Notebooks</w:t>
      </w:r>
      <w:bookmarkEnd w:id="327"/>
      <w:bookmarkEnd w:id="328"/>
    </w:p>
    <w:p w14:paraId="3930BF63" w14:textId="7CB548EA" w:rsidR="00B15BEE" w:rsidRDefault="00BB3381" w:rsidP="00B15BEE">
      <w:pPr>
        <w:rPr>
          <w:lang w:val="es-ES"/>
        </w:rPr>
      </w:pPr>
      <w:r>
        <w:rPr>
          <w:lang w:val="es-ES"/>
        </w:rPr>
        <w:t>A continuación, se lista todos los Jupyter Notebooks utilizados para el análisis de outliers. Cada uno</w:t>
      </w:r>
      <w:r w:rsidR="00F927E8">
        <w:rPr>
          <w:lang w:val="es-ES"/>
        </w:rPr>
        <w:t xml:space="preserve"> de ellos están almacenados en el repositorio de GitHub del proyecto</w:t>
      </w:r>
      <w:r w:rsidR="00990F65">
        <w:rPr>
          <w:lang w:val="es-ES"/>
        </w:rPr>
        <w:t>.</w:t>
      </w:r>
    </w:p>
    <w:p w14:paraId="0513B674" w14:textId="0398D0F7" w:rsidR="00990F65" w:rsidRDefault="00990F65" w:rsidP="00990F65">
      <w:pPr>
        <w:pStyle w:val="Ttulo3"/>
        <w:rPr>
          <w:lang w:val="es-ES"/>
        </w:rPr>
      </w:pPr>
      <w:bookmarkStart w:id="329" w:name="_Toc171273086"/>
      <w:r>
        <w:rPr>
          <w:lang w:val="es-ES"/>
        </w:rPr>
        <w:t>Programs</w:t>
      </w:r>
      <w:bookmarkEnd w:id="329"/>
    </w:p>
    <w:p w14:paraId="4E394D8E" w14:textId="7446A73A" w:rsidR="00F927E8" w:rsidRDefault="00000000" w:rsidP="00F927E8">
      <w:pPr>
        <w:pStyle w:val="Prrafodelista"/>
        <w:numPr>
          <w:ilvl w:val="0"/>
          <w:numId w:val="28"/>
        </w:numPr>
        <w:rPr>
          <w:lang w:val="es-ES"/>
        </w:rPr>
      </w:pPr>
      <w:hyperlink r:id="rId57" w:history="1">
        <w:r w:rsidR="00F927E8" w:rsidRPr="00023490">
          <w:rPr>
            <w:rStyle w:val="Hipervnculo"/>
            <w:lang w:val="es-ES"/>
          </w:rPr>
          <w:t>01_programs</w:t>
        </w:r>
      </w:hyperlink>
    </w:p>
    <w:p w14:paraId="7174CD4B" w14:textId="38E47CC5" w:rsidR="00FC3E89" w:rsidRDefault="00000000" w:rsidP="00F927E8">
      <w:pPr>
        <w:pStyle w:val="Prrafodelista"/>
        <w:numPr>
          <w:ilvl w:val="0"/>
          <w:numId w:val="28"/>
        </w:numPr>
        <w:rPr>
          <w:lang w:val="es-ES"/>
        </w:rPr>
      </w:pPr>
      <w:hyperlink r:id="rId58" w:history="1">
        <w:r w:rsidR="00FC3E89" w:rsidRPr="00754858">
          <w:rPr>
            <w:rStyle w:val="Hipervnculo"/>
            <w:lang w:val="es-ES"/>
          </w:rPr>
          <w:t>01_programs_beginner</w:t>
        </w:r>
      </w:hyperlink>
    </w:p>
    <w:p w14:paraId="03555333" w14:textId="5BB52FE9" w:rsidR="00FC3E89" w:rsidRDefault="00000000" w:rsidP="00F927E8">
      <w:pPr>
        <w:pStyle w:val="Prrafodelista"/>
        <w:numPr>
          <w:ilvl w:val="0"/>
          <w:numId w:val="28"/>
        </w:numPr>
        <w:rPr>
          <w:lang w:val="es-ES"/>
        </w:rPr>
      </w:pPr>
      <w:hyperlink r:id="rId59" w:history="1">
        <w:r w:rsidR="00FC3E89" w:rsidRPr="00BC65CD">
          <w:rPr>
            <w:rStyle w:val="Hipervnculo"/>
            <w:lang w:val="es-ES"/>
          </w:rPr>
          <w:t>01_programs_expert</w:t>
        </w:r>
      </w:hyperlink>
    </w:p>
    <w:p w14:paraId="07B32D82" w14:textId="732BF2F0" w:rsidR="00990F65" w:rsidRPr="00990F65" w:rsidRDefault="00990F65" w:rsidP="00990F65">
      <w:pPr>
        <w:pStyle w:val="Ttulo3"/>
        <w:rPr>
          <w:lang w:val="es-ES"/>
        </w:rPr>
      </w:pPr>
      <w:bookmarkStart w:id="330" w:name="_Toc171273087"/>
      <w:r>
        <w:rPr>
          <w:lang w:val="es-ES"/>
        </w:rPr>
        <w:t>Modules</w:t>
      </w:r>
      <w:bookmarkEnd w:id="330"/>
    </w:p>
    <w:p w14:paraId="0C29EF7B" w14:textId="64626008" w:rsidR="00FC3E89" w:rsidRDefault="00000000" w:rsidP="00F927E8">
      <w:pPr>
        <w:pStyle w:val="Prrafodelista"/>
        <w:numPr>
          <w:ilvl w:val="0"/>
          <w:numId w:val="28"/>
        </w:numPr>
        <w:rPr>
          <w:lang w:val="es-ES"/>
        </w:rPr>
      </w:pPr>
      <w:hyperlink r:id="rId60" w:history="1">
        <w:r w:rsidR="00FC3E89" w:rsidRPr="00BC65CD">
          <w:rPr>
            <w:rStyle w:val="Hipervnculo"/>
            <w:lang w:val="es-ES"/>
          </w:rPr>
          <w:t>02_modules</w:t>
        </w:r>
      </w:hyperlink>
    </w:p>
    <w:p w14:paraId="380D9215" w14:textId="7080E59E" w:rsidR="00FC3E89" w:rsidRDefault="00000000" w:rsidP="00F927E8">
      <w:pPr>
        <w:pStyle w:val="Prrafodelista"/>
        <w:numPr>
          <w:ilvl w:val="0"/>
          <w:numId w:val="28"/>
        </w:numPr>
        <w:rPr>
          <w:lang w:val="es-ES"/>
        </w:rPr>
      </w:pPr>
      <w:hyperlink r:id="rId61" w:history="1">
        <w:r w:rsidR="00FC3E89" w:rsidRPr="00BC65CD">
          <w:rPr>
            <w:rStyle w:val="Hipervnculo"/>
            <w:lang w:val="es-ES"/>
          </w:rPr>
          <w:t>02_modules_beginner</w:t>
        </w:r>
      </w:hyperlink>
    </w:p>
    <w:p w14:paraId="68386C87" w14:textId="6E28DCC4" w:rsidR="00FC3E89" w:rsidRDefault="00000000" w:rsidP="00F927E8">
      <w:pPr>
        <w:pStyle w:val="Prrafodelista"/>
        <w:numPr>
          <w:ilvl w:val="0"/>
          <w:numId w:val="28"/>
        </w:numPr>
        <w:rPr>
          <w:lang w:val="es-ES"/>
        </w:rPr>
      </w:pPr>
      <w:hyperlink r:id="rId62" w:history="1">
        <w:r w:rsidR="00FC3E89" w:rsidRPr="00BC65CD">
          <w:rPr>
            <w:rStyle w:val="Hipervnculo"/>
            <w:lang w:val="es-ES"/>
          </w:rPr>
          <w:t>02_modules_expert</w:t>
        </w:r>
      </w:hyperlink>
    </w:p>
    <w:p w14:paraId="2C6E4C4D" w14:textId="546F6F43" w:rsidR="00990F65" w:rsidRPr="00990F65" w:rsidRDefault="00990F65" w:rsidP="00990F65">
      <w:pPr>
        <w:pStyle w:val="Ttulo3"/>
        <w:rPr>
          <w:lang w:val="es-ES"/>
        </w:rPr>
      </w:pPr>
      <w:bookmarkStart w:id="331" w:name="_Toc171273088"/>
      <w:r>
        <w:rPr>
          <w:lang w:val="es-ES"/>
        </w:rPr>
        <w:t>Imports</w:t>
      </w:r>
      <w:bookmarkEnd w:id="331"/>
    </w:p>
    <w:p w14:paraId="6ACABBF6" w14:textId="26F7F78F" w:rsidR="00FC3E89" w:rsidRDefault="00000000" w:rsidP="00F927E8">
      <w:pPr>
        <w:pStyle w:val="Prrafodelista"/>
        <w:numPr>
          <w:ilvl w:val="0"/>
          <w:numId w:val="28"/>
        </w:numPr>
        <w:rPr>
          <w:lang w:val="es-ES"/>
        </w:rPr>
      </w:pPr>
      <w:hyperlink r:id="rId63" w:history="1">
        <w:r w:rsidR="00FC3E89" w:rsidRPr="00BC65CD">
          <w:rPr>
            <w:rStyle w:val="Hipervnculo"/>
            <w:lang w:val="es-ES"/>
          </w:rPr>
          <w:t>03</w:t>
        </w:r>
        <w:r w:rsidR="00990F65" w:rsidRPr="00BC65CD">
          <w:rPr>
            <w:rStyle w:val="Hipervnculo"/>
            <w:lang w:val="es-ES"/>
          </w:rPr>
          <w:t>_imports</w:t>
        </w:r>
      </w:hyperlink>
    </w:p>
    <w:p w14:paraId="4E4C9F5D" w14:textId="4DFAF455" w:rsidR="00990F65" w:rsidRDefault="00000000" w:rsidP="00F927E8">
      <w:pPr>
        <w:pStyle w:val="Prrafodelista"/>
        <w:numPr>
          <w:ilvl w:val="0"/>
          <w:numId w:val="28"/>
        </w:numPr>
        <w:rPr>
          <w:lang w:val="es-ES"/>
        </w:rPr>
      </w:pPr>
      <w:hyperlink r:id="rId64" w:history="1">
        <w:r w:rsidR="00990F65" w:rsidRPr="00BC65CD">
          <w:rPr>
            <w:rStyle w:val="Hipervnculo"/>
            <w:lang w:val="es-ES"/>
          </w:rPr>
          <w:t>03_imports_beginner</w:t>
        </w:r>
      </w:hyperlink>
    </w:p>
    <w:p w14:paraId="57579E25" w14:textId="60CC3595" w:rsidR="00990F65" w:rsidRDefault="00000000" w:rsidP="00F927E8">
      <w:pPr>
        <w:pStyle w:val="Prrafodelista"/>
        <w:numPr>
          <w:ilvl w:val="0"/>
          <w:numId w:val="28"/>
        </w:numPr>
        <w:rPr>
          <w:lang w:val="es-ES"/>
        </w:rPr>
      </w:pPr>
      <w:hyperlink r:id="rId65" w:history="1">
        <w:r w:rsidR="00990F65" w:rsidRPr="00BC65CD">
          <w:rPr>
            <w:rStyle w:val="Hipervnculo"/>
            <w:lang w:val="es-ES"/>
          </w:rPr>
          <w:t>03_imports_expert</w:t>
        </w:r>
      </w:hyperlink>
    </w:p>
    <w:p w14:paraId="19D2174D" w14:textId="2E08C455" w:rsidR="00990F65" w:rsidRDefault="00990F65" w:rsidP="00990F65">
      <w:pPr>
        <w:pStyle w:val="Ttulo3"/>
        <w:rPr>
          <w:lang w:val="es-ES"/>
        </w:rPr>
      </w:pPr>
      <w:bookmarkStart w:id="332" w:name="_Toc171273089"/>
      <w:r>
        <w:rPr>
          <w:lang w:val="es-ES"/>
        </w:rPr>
        <w:t>Classdefs</w:t>
      </w:r>
      <w:bookmarkEnd w:id="332"/>
    </w:p>
    <w:p w14:paraId="20531171" w14:textId="0F52B931" w:rsidR="00990F65" w:rsidRDefault="00000000" w:rsidP="00990F65">
      <w:pPr>
        <w:pStyle w:val="Prrafodelista"/>
        <w:numPr>
          <w:ilvl w:val="0"/>
          <w:numId w:val="30"/>
        </w:numPr>
        <w:rPr>
          <w:lang w:val="es-ES"/>
        </w:rPr>
      </w:pPr>
      <w:hyperlink r:id="rId66"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w:t>
        </w:r>
      </w:hyperlink>
    </w:p>
    <w:p w14:paraId="61E8ACEC" w14:textId="4F1C2A83" w:rsidR="00990F65" w:rsidRDefault="00000000" w:rsidP="00990F65">
      <w:pPr>
        <w:pStyle w:val="Prrafodelista"/>
        <w:numPr>
          <w:ilvl w:val="0"/>
          <w:numId w:val="30"/>
        </w:numPr>
        <w:rPr>
          <w:lang w:val="es-ES"/>
        </w:rPr>
      </w:pPr>
      <w:hyperlink r:id="rId67"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defs_beginner</w:t>
        </w:r>
      </w:hyperlink>
    </w:p>
    <w:p w14:paraId="72FAE202" w14:textId="69652524" w:rsidR="00990F65" w:rsidRDefault="00000000" w:rsidP="00990F65">
      <w:pPr>
        <w:pStyle w:val="Prrafodelista"/>
        <w:numPr>
          <w:ilvl w:val="0"/>
          <w:numId w:val="30"/>
        </w:numPr>
        <w:rPr>
          <w:lang w:val="es-ES"/>
        </w:rPr>
      </w:pPr>
      <w:hyperlink r:id="rId68"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defs_expert</w:t>
        </w:r>
      </w:hyperlink>
    </w:p>
    <w:p w14:paraId="26318C08" w14:textId="05A29A75" w:rsidR="00990F65" w:rsidRDefault="00990F65" w:rsidP="00990F65">
      <w:pPr>
        <w:pStyle w:val="Ttulo3"/>
        <w:rPr>
          <w:lang w:val="es-ES"/>
        </w:rPr>
      </w:pPr>
      <w:bookmarkStart w:id="333" w:name="_Toc171273090"/>
      <w:r>
        <w:rPr>
          <w:lang w:val="es-ES"/>
        </w:rPr>
        <w:t>Functiondefs</w:t>
      </w:r>
      <w:bookmarkEnd w:id="333"/>
    </w:p>
    <w:p w14:paraId="55D5E0B1" w14:textId="0789D167" w:rsidR="00990F65" w:rsidRDefault="00000000" w:rsidP="00990F65">
      <w:pPr>
        <w:pStyle w:val="Prrafodelista"/>
        <w:numPr>
          <w:ilvl w:val="0"/>
          <w:numId w:val="30"/>
        </w:numPr>
        <w:rPr>
          <w:lang w:val="es-ES"/>
        </w:rPr>
      </w:pPr>
      <w:hyperlink r:id="rId69"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w:t>
        </w:r>
      </w:hyperlink>
    </w:p>
    <w:p w14:paraId="0919B6F7" w14:textId="4B59BB5C" w:rsidR="00990F65" w:rsidRDefault="00000000" w:rsidP="00990F65">
      <w:pPr>
        <w:pStyle w:val="Prrafodelista"/>
        <w:numPr>
          <w:ilvl w:val="0"/>
          <w:numId w:val="30"/>
        </w:numPr>
        <w:rPr>
          <w:lang w:val="es-ES"/>
        </w:rPr>
      </w:pPr>
      <w:hyperlink r:id="rId70"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defs_beginner</w:t>
        </w:r>
      </w:hyperlink>
    </w:p>
    <w:p w14:paraId="3A8CD6A1" w14:textId="6CA291CB" w:rsidR="00990F65" w:rsidRDefault="00000000" w:rsidP="00990F65">
      <w:pPr>
        <w:pStyle w:val="Prrafodelista"/>
        <w:numPr>
          <w:ilvl w:val="0"/>
          <w:numId w:val="30"/>
        </w:numPr>
        <w:rPr>
          <w:lang w:val="es-ES"/>
        </w:rPr>
      </w:pPr>
      <w:hyperlink r:id="rId71"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defs_expert</w:t>
        </w:r>
      </w:hyperlink>
    </w:p>
    <w:p w14:paraId="0BB95912" w14:textId="77862A60" w:rsidR="00225107" w:rsidRDefault="00225107" w:rsidP="00225107">
      <w:pPr>
        <w:pStyle w:val="Ttulo3"/>
        <w:rPr>
          <w:lang w:val="es-ES"/>
        </w:rPr>
      </w:pPr>
      <w:bookmarkStart w:id="334" w:name="_Toc171273091"/>
      <w:r>
        <w:rPr>
          <w:lang w:val="es-ES"/>
        </w:rPr>
        <w:t>Methoddefs</w:t>
      </w:r>
      <w:bookmarkEnd w:id="334"/>
    </w:p>
    <w:p w14:paraId="609AC43B" w14:textId="42774606" w:rsidR="00225107" w:rsidRDefault="00000000" w:rsidP="00225107">
      <w:pPr>
        <w:pStyle w:val="Prrafodelista"/>
        <w:numPr>
          <w:ilvl w:val="0"/>
          <w:numId w:val="30"/>
        </w:numPr>
        <w:rPr>
          <w:lang w:val="es-ES"/>
        </w:rPr>
      </w:pPr>
      <w:hyperlink r:id="rId72"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w:t>
        </w:r>
      </w:hyperlink>
    </w:p>
    <w:p w14:paraId="2C66EA38" w14:textId="5599AC4F" w:rsidR="00225107" w:rsidRDefault="00000000" w:rsidP="00225107">
      <w:pPr>
        <w:pStyle w:val="Prrafodelista"/>
        <w:numPr>
          <w:ilvl w:val="0"/>
          <w:numId w:val="30"/>
        </w:numPr>
        <w:rPr>
          <w:lang w:val="es-ES"/>
        </w:rPr>
      </w:pPr>
      <w:hyperlink r:id="rId73"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_method_defs_beginner</w:t>
        </w:r>
      </w:hyperlink>
    </w:p>
    <w:p w14:paraId="03343792" w14:textId="2D227643" w:rsidR="00225107" w:rsidRDefault="00000000" w:rsidP="00225107">
      <w:pPr>
        <w:pStyle w:val="Prrafodelista"/>
        <w:numPr>
          <w:ilvl w:val="0"/>
          <w:numId w:val="30"/>
        </w:numPr>
        <w:rPr>
          <w:lang w:val="es-ES"/>
        </w:rPr>
      </w:pPr>
      <w:hyperlink r:id="rId74"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_method_defs_expert</w:t>
        </w:r>
      </w:hyperlink>
    </w:p>
    <w:p w14:paraId="7FBCD52B" w14:textId="15018FD2" w:rsidR="00225107" w:rsidRDefault="00476117" w:rsidP="00225107">
      <w:pPr>
        <w:pStyle w:val="Ttulo3"/>
        <w:rPr>
          <w:lang w:val="es-ES"/>
        </w:rPr>
      </w:pPr>
      <w:bookmarkStart w:id="335" w:name="_Toc171273092"/>
      <w:r>
        <w:rPr>
          <w:lang w:val="es-ES"/>
        </w:rPr>
        <w:t>Statements</w:t>
      </w:r>
      <w:bookmarkEnd w:id="335"/>
    </w:p>
    <w:p w14:paraId="0A4ABE99" w14:textId="33E92F72" w:rsidR="00225107" w:rsidRDefault="00000000" w:rsidP="00225107">
      <w:pPr>
        <w:pStyle w:val="Prrafodelista"/>
        <w:numPr>
          <w:ilvl w:val="0"/>
          <w:numId w:val="30"/>
        </w:numPr>
        <w:rPr>
          <w:lang w:val="es-ES"/>
        </w:rPr>
      </w:pPr>
      <w:hyperlink r:id="rId75"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hyperlink>
    </w:p>
    <w:p w14:paraId="707E9D51" w14:textId="4637FDE9" w:rsidR="00225107" w:rsidRDefault="00000000" w:rsidP="00225107">
      <w:pPr>
        <w:pStyle w:val="Prrafodelista"/>
        <w:numPr>
          <w:ilvl w:val="0"/>
          <w:numId w:val="30"/>
        </w:numPr>
        <w:rPr>
          <w:lang w:val="es-ES"/>
        </w:rPr>
      </w:pPr>
      <w:hyperlink r:id="rId76"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_beginner</w:t>
        </w:r>
      </w:hyperlink>
    </w:p>
    <w:p w14:paraId="44660CEF" w14:textId="23749507" w:rsidR="00225107" w:rsidRDefault="00000000" w:rsidP="00225107">
      <w:pPr>
        <w:pStyle w:val="Prrafodelista"/>
        <w:numPr>
          <w:ilvl w:val="0"/>
          <w:numId w:val="30"/>
        </w:numPr>
        <w:rPr>
          <w:lang w:val="es-ES"/>
        </w:rPr>
      </w:pPr>
      <w:hyperlink r:id="rId77"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_expert</w:t>
        </w:r>
      </w:hyperlink>
    </w:p>
    <w:p w14:paraId="63377B82" w14:textId="15561AA9" w:rsidR="005364A4" w:rsidRDefault="005C70A3" w:rsidP="005364A4">
      <w:pPr>
        <w:pStyle w:val="Ttulo3"/>
        <w:rPr>
          <w:lang w:val="es-ES"/>
        </w:rPr>
      </w:pPr>
      <w:bookmarkStart w:id="336" w:name="_Toc171273093"/>
      <w:r>
        <w:rPr>
          <w:lang w:val="es-ES"/>
        </w:rPr>
        <w:t>Cases</w:t>
      </w:r>
      <w:bookmarkEnd w:id="336"/>
    </w:p>
    <w:p w14:paraId="0B96BA23" w14:textId="60309258" w:rsidR="005364A4" w:rsidRPr="005C70A3" w:rsidRDefault="00000000" w:rsidP="005364A4">
      <w:pPr>
        <w:pStyle w:val="Prrafodelista"/>
        <w:numPr>
          <w:ilvl w:val="0"/>
          <w:numId w:val="30"/>
        </w:numPr>
        <w:rPr>
          <w:lang w:val="es-ES"/>
        </w:rPr>
      </w:pPr>
      <w:hyperlink r:id="rId78" w:history="1">
        <w:r w:rsidR="005364A4" w:rsidRPr="00BC65CD">
          <w:rPr>
            <w:rStyle w:val="Hipervnculo"/>
            <w:lang w:val="es-ES"/>
          </w:rPr>
          <w:t>0</w:t>
        </w:r>
        <w:r w:rsidR="005C70A3" w:rsidRPr="00BC65CD">
          <w:rPr>
            <w:rStyle w:val="Hipervnculo"/>
            <w:lang w:val="es-ES"/>
          </w:rPr>
          <w:t>8</w:t>
        </w:r>
        <w:r w:rsidR="005364A4" w:rsidRPr="00BC65CD">
          <w:rPr>
            <w:rStyle w:val="Hipervnculo"/>
            <w:lang w:val="es-ES"/>
          </w:rPr>
          <w:t>_</w:t>
        </w:r>
        <w:r w:rsidR="005C70A3" w:rsidRPr="00BC65CD">
          <w:rPr>
            <w:rStyle w:val="Hipervnculo"/>
            <w:lang w:val="es-ES"/>
          </w:rPr>
          <w:t>cases</w:t>
        </w:r>
      </w:hyperlink>
    </w:p>
    <w:p w14:paraId="07444365" w14:textId="53502112" w:rsidR="005C70A3" w:rsidRDefault="005C70A3" w:rsidP="005C70A3">
      <w:pPr>
        <w:pStyle w:val="Ttulo3"/>
        <w:rPr>
          <w:lang w:val="es-ES"/>
        </w:rPr>
      </w:pPr>
      <w:bookmarkStart w:id="337" w:name="_Toc171273094"/>
      <w:r>
        <w:rPr>
          <w:lang w:val="es-ES"/>
        </w:rPr>
        <w:t>Handlers</w:t>
      </w:r>
      <w:bookmarkEnd w:id="337"/>
    </w:p>
    <w:p w14:paraId="60DA2B71" w14:textId="748651EA" w:rsidR="005C70A3" w:rsidRDefault="00000000" w:rsidP="005C70A3">
      <w:pPr>
        <w:pStyle w:val="Prrafodelista"/>
        <w:numPr>
          <w:ilvl w:val="0"/>
          <w:numId w:val="30"/>
        </w:numPr>
        <w:rPr>
          <w:lang w:val="es-ES"/>
        </w:rPr>
      </w:pPr>
      <w:hyperlink r:id="rId79" w:history="1">
        <w:r w:rsidR="005C70A3" w:rsidRPr="006D104B">
          <w:rPr>
            <w:rStyle w:val="Hipervnculo"/>
            <w:lang w:val="es-ES"/>
          </w:rPr>
          <w:t>09_handlers</w:t>
        </w:r>
      </w:hyperlink>
    </w:p>
    <w:p w14:paraId="2CC17F45" w14:textId="4763879B" w:rsidR="005C70A3" w:rsidRDefault="00000000" w:rsidP="005C70A3">
      <w:pPr>
        <w:pStyle w:val="Prrafodelista"/>
        <w:numPr>
          <w:ilvl w:val="0"/>
          <w:numId w:val="30"/>
        </w:numPr>
        <w:rPr>
          <w:lang w:val="es-ES"/>
        </w:rPr>
      </w:pPr>
      <w:hyperlink r:id="rId80" w:history="1">
        <w:r w:rsidR="005C70A3" w:rsidRPr="006D104B">
          <w:rPr>
            <w:rStyle w:val="Hipervnculo"/>
            <w:lang w:val="es-ES"/>
          </w:rPr>
          <w:t>09_handlers_beginner</w:t>
        </w:r>
      </w:hyperlink>
    </w:p>
    <w:p w14:paraId="163C3F27" w14:textId="41CEA383" w:rsidR="005C70A3" w:rsidRDefault="00000000" w:rsidP="005C70A3">
      <w:pPr>
        <w:pStyle w:val="Prrafodelista"/>
        <w:numPr>
          <w:ilvl w:val="0"/>
          <w:numId w:val="30"/>
        </w:numPr>
        <w:rPr>
          <w:lang w:val="es-ES"/>
        </w:rPr>
      </w:pPr>
      <w:hyperlink r:id="rId81" w:history="1">
        <w:r w:rsidR="005C70A3" w:rsidRPr="006D104B">
          <w:rPr>
            <w:rStyle w:val="Hipervnculo"/>
            <w:lang w:val="es-ES"/>
          </w:rPr>
          <w:t>09_handlers_expert</w:t>
        </w:r>
      </w:hyperlink>
    </w:p>
    <w:p w14:paraId="3617CE5E" w14:textId="6B67CB21" w:rsidR="00736E25" w:rsidRDefault="00736E25" w:rsidP="00736E25">
      <w:pPr>
        <w:pStyle w:val="Ttulo3"/>
        <w:rPr>
          <w:lang w:val="es-ES"/>
        </w:rPr>
      </w:pPr>
      <w:bookmarkStart w:id="338" w:name="_Toc171273095"/>
      <w:r>
        <w:rPr>
          <w:lang w:val="es-ES"/>
        </w:rPr>
        <w:t>Expressions</w:t>
      </w:r>
      <w:bookmarkEnd w:id="338"/>
    </w:p>
    <w:p w14:paraId="4A54C8C2" w14:textId="06919794" w:rsidR="00736E25" w:rsidRDefault="00000000" w:rsidP="00736E25">
      <w:pPr>
        <w:pStyle w:val="Prrafodelista"/>
        <w:numPr>
          <w:ilvl w:val="0"/>
          <w:numId w:val="30"/>
        </w:numPr>
        <w:rPr>
          <w:lang w:val="es-ES"/>
        </w:rPr>
      </w:pPr>
      <w:hyperlink r:id="rId82" w:history="1">
        <w:r w:rsidR="00736E25" w:rsidRPr="006D104B">
          <w:rPr>
            <w:rStyle w:val="Hipervnculo"/>
            <w:lang w:val="es-ES"/>
          </w:rPr>
          <w:t>10_expressions</w:t>
        </w:r>
      </w:hyperlink>
    </w:p>
    <w:p w14:paraId="31A6A7CC" w14:textId="51020469" w:rsidR="00736E25" w:rsidRDefault="00000000" w:rsidP="00736E25">
      <w:pPr>
        <w:pStyle w:val="Prrafodelista"/>
        <w:numPr>
          <w:ilvl w:val="0"/>
          <w:numId w:val="30"/>
        </w:numPr>
        <w:rPr>
          <w:lang w:val="es-ES"/>
        </w:rPr>
      </w:pPr>
      <w:hyperlink r:id="rId83" w:history="1">
        <w:r w:rsidR="00736E25" w:rsidRPr="006D104B">
          <w:rPr>
            <w:rStyle w:val="Hipervnculo"/>
            <w:lang w:val="es-ES"/>
          </w:rPr>
          <w:t>10_expressions_beginner</w:t>
        </w:r>
      </w:hyperlink>
    </w:p>
    <w:p w14:paraId="61801779" w14:textId="4E80D028" w:rsidR="00736E25" w:rsidRDefault="00000000" w:rsidP="00736E25">
      <w:pPr>
        <w:pStyle w:val="Prrafodelista"/>
        <w:numPr>
          <w:ilvl w:val="0"/>
          <w:numId w:val="30"/>
        </w:numPr>
        <w:rPr>
          <w:lang w:val="es-ES"/>
        </w:rPr>
      </w:pPr>
      <w:hyperlink r:id="rId84" w:history="1">
        <w:r w:rsidR="00736E25" w:rsidRPr="006D104B">
          <w:rPr>
            <w:rStyle w:val="Hipervnculo"/>
            <w:lang w:val="es-ES"/>
          </w:rPr>
          <w:t>10_expressions_expert</w:t>
        </w:r>
      </w:hyperlink>
    </w:p>
    <w:p w14:paraId="76761EA3" w14:textId="2D29B8D3" w:rsidR="000D311F" w:rsidRDefault="000D311F" w:rsidP="000D311F">
      <w:pPr>
        <w:pStyle w:val="Ttulo3"/>
        <w:rPr>
          <w:lang w:val="es-ES"/>
        </w:rPr>
      </w:pPr>
      <w:bookmarkStart w:id="339" w:name="_Toc171273096"/>
      <w:r>
        <w:rPr>
          <w:lang w:val="es-ES"/>
        </w:rPr>
        <w:t>Comprehensions</w:t>
      </w:r>
      <w:bookmarkEnd w:id="339"/>
    </w:p>
    <w:p w14:paraId="2C82434F" w14:textId="29BBC02A" w:rsidR="000D311F" w:rsidRPr="000D311F" w:rsidRDefault="00000000" w:rsidP="000D311F">
      <w:pPr>
        <w:pStyle w:val="Prrafodelista"/>
        <w:numPr>
          <w:ilvl w:val="0"/>
          <w:numId w:val="30"/>
        </w:numPr>
        <w:rPr>
          <w:lang w:val="es-ES"/>
        </w:rPr>
      </w:pPr>
      <w:hyperlink r:id="rId85" w:history="1">
        <w:r w:rsidR="000D311F" w:rsidRPr="006D104B">
          <w:rPr>
            <w:rStyle w:val="Hipervnculo"/>
            <w:lang w:val="es-ES"/>
          </w:rPr>
          <w:t>11_comprehensions</w:t>
        </w:r>
      </w:hyperlink>
    </w:p>
    <w:p w14:paraId="1C5CFD5A" w14:textId="0D93B307" w:rsidR="000D311F" w:rsidRDefault="00000000" w:rsidP="000D311F">
      <w:pPr>
        <w:pStyle w:val="Prrafodelista"/>
        <w:numPr>
          <w:ilvl w:val="0"/>
          <w:numId w:val="30"/>
        </w:numPr>
        <w:rPr>
          <w:lang w:val="es-ES"/>
        </w:rPr>
      </w:pPr>
      <w:hyperlink r:id="rId86" w:history="1">
        <w:r w:rsidR="000D311F" w:rsidRPr="006D104B">
          <w:rPr>
            <w:rStyle w:val="Hipervnculo"/>
            <w:lang w:val="es-ES"/>
          </w:rPr>
          <w:t>11_comprehensions_beginner</w:t>
        </w:r>
      </w:hyperlink>
    </w:p>
    <w:p w14:paraId="36701C65" w14:textId="59EE0E70" w:rsidR="000D311F" w:rsidRDefault="00000000" w:rsidP="000D311F">
      <w:pPr>
        <w:pStyle w:val="Prrafodelista"/>
        <w:numPr>
          <w:ilvl w:val="0"/>
          <w:numId w:val="30"/>
        </w:numPr>
        <w:rPr>
          <w:lang w:val="es-ES"/>
        </w:rPr>
      </w:pPr>
      <w:hyperlink r:id="rId87" w:history="1">
        <w:r w:rsidR="000D311F" w:rsidRPr="006D104B">
          <w:rPr>
            <w:rStyle w:val="Hipervnculo"/>
            <w:lang w:val="es-ES"/>
          </w:rPr>
          <w:t>11_comprehensions_expert</w:t>
        </w:r>
      </w:hyperlink>
    </w:p>
    <w:p w14:paraId="667EEB41" w14:textId="72983CF0" w:rsidR="00645575" w:rsidRDefault="00645575" w:rsidP="00645575">
      <w:pPr>
        <w:pStyle w:val="Ttulo3"/>
        <w:rPr>
          <w:lang w:val="es-ES"/>
        </w:rPr>
      </w:pPr>
      <w:bookmarkStart w:id="340" w:name="_Toc171273097"/>
      <w:r>
        <w:rPr>
          <w:lang w:val="es-ES"/>
        </w:rPr>
        <w:t>Callargs</w:t>
      </w:r>
      <w:bookmarkEnd w:id="340"/>
    </w:p>
    <w:p w14:paraId="2E140331" w14:textId="28BBAE0D" w:rsidR="00645575" w:rsidRDefault="00000000" w:rsidP="00645575">
      <w:pPr>
        <w:pStyle w:val="Prrafodelista"/>
        <w:numPr>
          <w:ilvl w:val="0"/>
          <w:numId w:val="30"/>
        </w:numPr>
        <w:rPr>
          <w:lang w:val="es-ES"/>
        </w:rPr>
      </w:pPr>
      <w:hyperlink r:id="rId88" w:history="1">
        <w:r w:rsidR="00645575" w:rsidRPr="006D104B">
          <w:rPr>
            <w:rStyle w:val="Hipervnculo"/>
            <w:lang w:val="es-ES"/>
          </w:rPr>
          <w:t>12_call_args</w:t>
        </w:r>
      </w:hyperlink>
    </w:p>
    <w:p w14:paraId="50CB3BD4" w14:textId="3849F78F" w:rsidR="00645575" w:rsidRDefault="00000000" w:rsidP="00645575">
      <w:pPr>
        <w:pStyle w:val="Prrafodelista"/>
        <w:numPr>
          <w:ilvl w:val="0"/>
          <w:numId w:val="30"/>
        </w:numPr>
        <w:rPr>
          <w:lang w:val="es-ES"/>
        </w:rPr>
      </w:pPr>
      <w:hyperlink r:id="rId89" w:history="1">
        <w:r w:rsidR="00645575" w:rsidRPr="006D104B">
          <w:rPr>
            <w:rStyle w:val="Hipervnculo"/>
            <w:lang w:val="es-ES"/>
          </w:rPr>
          <w:t>12_call_args_beginner</w:t>
        </w:r>
      </w:hyperlink>
    </w:p>
    <w:p w14:paraId="1FC3035E" w14:textId="64556D2B" w:rsidR="00645575" w:rsidRDefault="00000000" w:rsidP="00645575">
      <w:pPr>
        <w:pStyle w:val="Prrafodelista"/>
        <w:numPr>
          <w:ilvl w:val="0"/>
          <w:numId w:val="30"/>
        </w:numPr>
        <w:rPr>
          <w:lang w:val="es-ES"/>
        </w:rPr>
      </w:pPr>
      <w:hyperlink r:id="rId90" w:history="1">
        <w:r w:rsidR="00645575" w:rsidRPr="006D104B">
          <w:rPr>
            <w:rStyle w:val="Hipervnculo"/>
            <w:lang w:val="es-ES"/>
          </w:rPr>
          <w:t>12_call_args_expert</w:t>
        </w:r>
      </w:hyperlink>
    </w:p>
    <w:p w14:paraId="426AC976" w14:textId="1DE9F916" w:rsidR="005E5793" w:rsidRDefault="005E5793" w:rsidP="005E5793">
      <w:pPr>
        <w:pStyle w:val="Ttulo3"/>
        <w:rPr>
          <w:lang w:val="es-ES"/>
        </w:rPr>
      </w:pPr>
      <w:bookmarkStart w:id="341" w:name="_Toc171273098"/>
      <w:r>
        <w:rPr>
          <w:lang w:val="es-ES"/>
        </w:rPr>
        <w:t>Fstrings</w:t>
      </w:r>
      <w:bookmarkEnd w:id="341"/>
    </w:p>
    <w:p w14:paraId="15BF9640" w14:textId="6674CC1D" w:rsidR="005E5793" w:rsidRDefault="00000000" w:rsidP="005E5793">
      <w:pPr>
        <w:pStyle w:val="Prrafodelista"/>
        <w:numPr>
          <w:ilvl w:val="0"/>
          <w:numId w:val="30"/>
        </w:numPr>
        <w:rPr>
          <w:lang w:val="es-ES"/>
        </w:rPr>
      </w:pPr>
      <w:hyperlink r:id="rId91" w:history="1">
        <w:r w:rsidR="005E5793" w:rsidRPr="006D104B">
          <w:rPr>
            <w:rStyle w:val="Hipervnculo"/>
            <w:lang w:val="es-ES"/>
          </w:rPr>
          <w:t>13_fstrings</w:t>
        </w:r>
      </w:hyperlink>
    </w:p>
    <w:p w14:paraId="71F3DBAE" w14:textId="17DA7FED" w:rsidR="005E5793" w:rsidRDefault="00000000" w:rsidP="005E5793">
      <w:pPr>
        <w:pStyle w:val="Prrafodelista"/>
        <w:numPr>
          <w:ilvl w:val="0"/>
          <w:numId w:val="30"/>
        </w:numPr>
        <w:rPr>
          <w:lang w:val="es-ES"/>
        </w:rPr>
      </w:pPr>
      <w:hyperlink r:id="rId92" w:history="1">
        <w:r w:rsidR="005E5793" w:rsidRPr="006D104B">
          <w:rPr>
            <w:rStyle w:val="Hipervnculo"/>
            <w:lang w:val="es-ES"/>
          </w:rPr>
          <w:t>13_fstrings_beginner</w:t>
        </w:r>
      </w:hyperlink>
    </w:p>
    <w:p w14:paraId="333F9886" w14:textId="1B1E0C60" w:rsidR="005E5793" w:rsidRDefault="00000000" w:rsidP="005E5793">
      <w:pPr>
        <w:pStyle w:val="Prrafodelista"/>
        <w:numPr>
          <w:ilvl w:val="0"/>
          <w:numId w:val="30"/>
        </w:numPr>
        <w:rPr>
          <w:lang w:val="es-ES"/>
        </w:rPr>
      </w:pPr>
      <w:hyperlink r:id="rId93" w:history="1">
        <w:r w:rsidR="005E5793" w:rsidRPr="006D104B">
          <w:rPr>
            <w:rStyle w:val="Hipervnculo"/>
            <w:lang w:val="es-ES"/>
          </w:rPr>
          <w:t>13_fstrings_expert</w:t>
        </w:r>
      </w:hyperlink>
    </w:p>
    <w:p w14:paraId="0CCEA7C3" w14:textId="534874A0" w:rsidR="005E5793" w:rsidRDefault="006677E1" w:rsidP="005E5793">
      <w:pPr>
        <w:pStyle w:val="Ttulo3"/>
        <w:rPr>
          <w:lang w:val="es-ES"/>
        </w:rPr>
      </w:pPr>
      <w:bookmarkStart w:id="342" w:name="_Toc171273099"/>
      <w:r>
        <w:rPr>
          <w:lang w:val="es-ES"/>
        </w:rPr>
        <w:t>Variables</w:t>
      </w:r>
      <w:bookmarkEnd w:id="342"/>
    </w:p>
    <w:p w14:paraId="6F06A88C" w14:textId="62232F44" w:rsidR="005E5793" w:rsidRDefault="00000000" w:rsidP="005E5793">
      <w:pPr>
        <w:pStyle w:val="Prrafodelista"/>
        <w:numPr>
          <w:ilvl w:val="0"/>
          <w:numId w:val="30"/>
        </w:numPr>
        <w:rPr>
          <w:lang w:val="es-ES"/>
        </w:rPr>
      </w:pPr>
      <w:hyperlink r:id="rId94"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hyperlink>
    </w:p>
    <w:p w14:paraId="6D7CF25A" w14:textId="1196D707" w:rsidR="005E5793" w:rsidRDefault="00000000" w:rsidP="005E5793">
      <w:pPr>
        <w:pStyle w:val="Prrafodelista"/>
        <w:numPr>
          <w:ilvl w:val="0"/>
          <w:numId w:val="30"/>
        </w:numPr>
        <w:rPr>
          <w:lang w:val="es-ES"/>
        </w:rPr>
      </w:pPr>
      <w:hyperlink r:id="rId95"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_beginner</w:t>
        </w:r>
      </w:hyperlink>
    </w:p>
    <w:p w14:paraId="6D6A4B52" w14:textId="555C1D41" w:rsidR="005E5793" w:rsidRDefault="00000000" w:rsidP="005E5793">
      <w:pPr>
        <w:pStyle w:val="Prrafodelista"/>
        <w:numPr>
          <w:ilvl w:val="0"/>
          <w:numId w:val="30"/>
        </w:numPr>
        <w:rPr>
          <w:lang w:val="es-ES"/>
        </w:rPr>
      </w:pPr>
      <w:hyperlink r:id="rId96"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_expert</w:t>
        </w:r>
      </w:hyperlink>
    </w:p>
    <w:p w14:paraId="2359749D" w14:textId="6DD5E00D" w:rsidR="006677E1" w:rsidRPr="006677E1" w:rsidRDefault="006677E1" w:rsidP="006677E1">
      <w:pPr>
        <w:pStyle w:val="Ttulo3"/>
        <w:rPr>
          <w:lang w:val="es-ES"/>
        </w:rPr>
      </w:pPr>
      <w:bookmarkStart w:id="343" w:name="_Toc171273100"/>
      <w:r>
        <w:rPr>
          <w:lang w:val="es-ES"/>
        </w:rPr>
        <w:t>Vectors</w:t>
      </w:r>
      <w:bookmarkEnd w:id="343"/>
    </w:p>
    <w:p w14:paraId="4BDB735E" w14:textId="0E2847D5" w:rsidR="006677E1" w:rsidRDefault="00000000" w:rsidP="006677E1">
      <w:pPr>
        <w:pStyle w:val="Prrafodelista"/>
        <w:numPr>
          <w:ilvl w:val="0"/>
          <w:numId w:val="30"/>
        </w:numPr>
        <w:rPr>
          <w:lang w:val="es-ES"/>
        </w:rPr>
      </w:pPr>
      <w:hyperlink r:id="rId97" w:history="1">
        <w:r w:rsidR="006677E1" w:rsidRPr="006D104B">
          <w:rPr>
            <w:rStyle w:val="Hipervnculo"/>
            <w:lang w:val="es-ES"/>
          </w:rPr>
          <w:t>15_vectors</w:t>
        </w:r>
      </w:hyperlink>
    </w:p>
    <w:p w14:paraId="3CE5B2F1" w14:textId="578C5B2D" w:rsidR="006677E1" w:rsidRDefault="00000000" w:rsidP="006677E1">
      <w:pPr>
        <w:pStyle w:val="Prrafodelista"/>
        <w:numPr>
          <w:ilvl w:val="0"/>
          <w:numId w:val="30"/>
        </w:numPr>
        <w:rPr>
          <w:lang w:val="es-ES"/>
        </w:rPr>
      </w:pPr>
      <w:hyperlink r:id="rId98" w:history="1">
        <w:r w:rsidR="006677E1" w:rsidRPr="006D104B">
          <w:rPr>
            <w:rStyle w:val="Hipervnculo"/>
            <w:lang w:val="es-ES"/>
          </w:rPr>
          <w:t>15_vectors_beginner</w:t>
        </w:r>
      </w:hyperlink>
    </w:p>
    <w:p w14:paraId="530EA091" w14:textId="19691E41" w:rsidR="006677E1" w:rsidRDefault="00000000" w:rsidP="006677E1">
      <w:pPr>
        <w:pStyle w:val="Prrafodelista"/>
        <w:numPr>
          <w:ilvl w:val="0"/>
          <w:numId w:val="30"/>
        </w:numPr>
        <w:rPr>
          <w:lang w:val="es-ES"/>
        </w:rPr>
      </w:pPr>
      <w:hyperlink r:id="rId99" w:history="1">
        <w:r w:rsidR="006677E1" w:rsidRPr="006D104B">
          <w:rPr>
            <w:rStyle w:val="Hipervnculo"/>
            <w:lang w:val="es-ES"/>
          </w:rPr>
          <w:t>15_vectors_expert</w:t>
        </w:r>
      </w:hyperlink>
    </w:p>
    <w:p w14:paraId="0015F17C" w14:textId="4719B09D" w:rsidR="008A212F" w:rsidRDefault="008A212F" w:rsidP="008A212F">
      <w:pPr>
        <w:pStyle w:val="Ttulo3"/>
        <w:rPr>
          <w:lang w:val="es-ES"/>
        </w:rPr>
      </w:pPr>
      <w:bookmarkStart w:id="344" w:name="_Toc171273101"/>
      <w:r>
        <w:rPr>
          <w:lang w:val="es-ES"/>
        </w:rPr>
        <w:t>Parameters</w:t>
      </w:r>
      <w:bookmarkEnd w:id="344"/>
    </w:p>
    <w:p w14:paraId="64DDD6CB" w14:textId="0B3FA1C5" w:rsidR="008A212F" w:rsidRDefault="00000000" w:rsidP="008A212F">
      <w:pPr>
        <w:pStyle w:val="Prrafodelista"/>
        <w:numPr>
          <w:ilvl w:val="0"/>
          <w:numId w:val="30"/>
        </w:numPr>
        <w:rPr>
          <w:lang w:val="es-ES"/>
        </w:rPr>
      </w:pPr>
      <w:hyperlink r:id="rId100" w:history="1">
        <w:r w:rsidR="008A212F" w:rsidRPr="006D104B">
          <w:rPr>
            <w:rStyle w:val="Hipervnculo"/>
            <w:lang w:val="es-ES"/>
          </w:rPr>
          <w:t>16_parameters</w:t>
        </w:r>
      </w:hyperlink>
    </w:p>
    <w:p w14:paraId="2D862528" w14:textId="6667D4A4" w:rsidR="008A212F" w:rsidRDefault="00000000" w:rsidP="008A212F">
      <w:pPr>
        <w:pStyle w:val="Prrafodelista"/>
        <w:numPr>
          <w:ilvl w:val="0"/>
          <w:numId w:val="30"/>
        </w:numPr>
        <w:rPr>
          <w:lang w:val="es-ES"/>
        </w:rPr>
      </w:pPr>
      <w:hyperlink r:id="rId101" w:history="1">
        <w:r w:rsidR="008A212F" w:rsidRPr="006D104B">
          <w:rPr>
            <w:rStyle w:val="Hipervnculo"/>
            <w:lang w:val="es-ES"/>
          </w:rPr>
          <w:t>16_parameters_beginner</w:t>
        </w:r>
      </w:hyperlink>
    </w:p>
    <w:p w14:paraId="0E4C36DE" w14:textId="21EF1D96" w:rsidR="008A212F" w:rsidRDefault="00000000" w:rsidP="008A212F">
      <w:pPr>
        <w:pStyle w:val="Prrafodelista"/>
        <w:numPr>
          <w:ilvl w:val="0"/>
          <w:numId w:val="30"/>
        </w:numPr>
        <w:rPr>
          <w:lang w:val="es-ES"/>
        </w:rPr>
      </w:pPr>
      <w:hyperlink r:id="rId102" w:history="1">
        <w:r w:rsidR="008A212F" w:rsidRPr="006D104B">
          <w:rPr>
            <w:rStyle w:val="Hipervnculo"/>
            <w:lang w:val="es-ES"/>
          </w:rPr>
          <w:t>16_parameters_expert</w:t>
        </w:r>
      </w:hyperlink>
    </w:p>
    <w:p w14:paraId="5E916F15" w14:textId="77777777" w:rsidR="008A212F" w:rsidRPr="008A212F" w:rsidRDefault="008A212F" w:rsidP="008A212F">
      <w:pPr>
        <w:rPr>
          <w:lang w:val="es-ES"/>
        </w:rPr>
      </w:pPr>
    </w:p>
    <w:p w14:paraId="57A9E945" w14:textId="77777777" w:rsidR="006677E1" w:rsidRPr="006677E1" w:rsidRDefault="006677E1" w:rsidP="006677E1">
      <w:pPr>
        <w:rPr>
          <w:lang w:val="es-ES"/>
        </w:rPr>
      </w:pPr>
    </w:p>
    <w:p w14:paraId="64B56007" w14:textId="77777777" w:rsidR="005E5793" w:rsidRPr="005E5793" w:rsidRDefault="005E5793" w:rsidP="005E5793">
      <w:pPr>
        <w:rPr>
          <w:lang w:val="es-ES"/>
        </w:rPr>
      </w:pPr>
    </w:p>
    <w:p w14:paraId="57995482" w14:textId="77777777" w:rsidR="005E5793" w:rsidRPr="005E5793" w:rsidRDefault="005E5793" w:rsidP="005E5793">
      <w:pPr>
        <w:rPr>
          <w:lang w:val="es-ES"/>
        </w:rPr>
      </w:pPr>
    </w:p>
    <w:p w14:paraId="77441F97" w14:textId="77777777" w:rsidR="00645575" w:rsidRPr="00645575" w:rsidRDefault="00645575" w:rsidP="00645575">
      <w:pPr>
        <w:rPr>
          <w:lang w:val="es-ES"/>
        </w:rPr>
      </w:pPr>
    </w:p>
    <w:p w14:paraId="6C899DBD" w14:textId="77777777" w:rsidR="000D311F" w:rsidRPr="000D311F" w:rsidRDefault="000D311F" w:rsidP="000D311F">
      <w:pPr>
        <w:rPr>
          <w:lang w:val="es-ES"/>
        </w:rPr>
      </w:pPr>
    </w:p>
    <w:p w14:paraId="45DF67F9" w14:textId="77777777" w:rsidR="00736E25" w:rsidRPr="00736E25" w:rsidRDefault="00736E25" w:rsidP="00736E25">
      <w:pPr>
        <w:rPr>
          <w:lang w:val="es-ES"/>
        </w:rPr>
      </w:pPr>
    </w:p>
    <w:p w14:paraId="3D0163A7" w14:textId="77777777" w:rsidR="00476117" w:rsidRPr="00476117" w:rsidRDefault="00476117" w:rsidP="00476117">
      <w:pPr>
        <w:rPr>
          <w:lang w:val="es-ES"/>
        </w:rPr>
      </w:pPr>
    </w:p>
    <w:p w14:paraId="4A0B9A4D" w14:textId="77777777" w:rsidR="00225107" w:rsidRPr="00225107" w:rsidRDefault="00225107" w:rsidP="00225107">
      <w:pPr>
        <w:rPr>
          <w:lang w:val="es-ES"/>
        </w:rPr>
      </w:pPr>
    </w:p>
    <w:p w14:paraId="37F9AFD0" w14:textId="77777777" w:rsidR="00225107" w:rsidRPr="00225107" w:rsidRDefault="00225107" w:rsidP="00225107">
      <w:pPr>
        <w:rPr>
          <w:lang w:val="es-ES"/>
        </w:rPr>
      </w:pPr>
    </w:p>
    <w:p w14:paraId="78B35420" w14:textId="77777777" w:rsidR="00990F65" w:rsidRPr="00990F65" w:rsidRDefault="00990F65" w:rsidP="00990F65">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960DD1" w14:textId="77777777" w:rsidR="00BF1550" w:rsidRDefault="00BF1550" w:rsidP="00956A5C">
      <w:pPr>
        <w:spacing w:after="0" w:line="240" w:lineRule="auto"/>
      </w:pPr>
      <w:r>
        <w:separator/>
      </w:r>
    </w:p>
  </w:endnote>
  <w:endnote w:type="continuationSeparator" w:id="0">
    <w:p w14:paraId="25DE866E" w14:textId="77777777" w:rsidR="00BF1550" w:rsidRDefault="00BF1550" w:rsidP="00956A5C">
      <w:pPr>
        <w:spacing w:after="0" w:line="240" w:lineRule="auto"/>
      </w:pPr>
      <w:r>
        <w:continuationSeparator/>
      </w:r>
    </w:p>
  </w:endnote>
  <w:endnote w:type="continuationNotice" w:id="1">
    <w:p w14:paraId="49EF10FF" w14:textId="77777777" w:rsidR="00BF1550" w:rsidRDefault="00BF15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47D5885A" w:rsidR="00E5173C" w:rsidRPr="009861AF" w:rsidRDefault="00E5173C" w:rsidP="00206320">
          <w:pPr>
            <w:pStyle w:val="Encabezado"/>
            <w:jc w:val="left"/>
            <w:rPr>
              <w:i/>
              <w:iCs/>
              <w:color w:val="7F7F7F" w:themeColor="background1" w:themeShade="7F"/>
              <w:spacing w:val="60"/>
              <w:lang w:val="es-ES"/>
            </w:rPr>
          </w:pP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3ACC1FC3" w:rsidR="00C41193" w:rsidRPr="009861AF" w:rsidRDefault="00C41193" w:rsidP="00C41193">
          <w:pPr>
            <w:pStyle w:val="Encabezado"/>
            <w:jc w:val="left"/>
            <w:rPr>
              <w:i/>
              <w:iCs/>
              <w:color w:val="7F7F7F" w:themeColor="background1" w:themeShade="7F"/>
              <w:spacing w:val="60"/>
              <w:lang w:val="es-ES"/>
            </w:rPr>
          </w:pP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AD6AAB" w14:textId="77777777" w:rsidR="00BF1550" w:rsidRDefault="00BF1550" w:rsidP="00956A5C">
      <w:pPr>
        <w:spacing w:after="0" w:line="240" w:lineRule="auto"/>
      </w:pPr>
      <w:r>
        <w:separator/>
      </w:r>
    </w:p>
  </w:footnote>
  <w:footnote w:type="continuationSeparator" w:id="0">
    <w:p w14:paraId="13779370" w14:textId="77777777" w:rsidR="00BF1550" w:rsidRDefault="00BF1550" w:rsidP="00956A5C">
      <w:pPr>
        <w:spacing w:after="0" w:line="240" w:lineRule="auto"/>
      </w:pPr>
      <w:r>
        <w:continuationSeparator/>
      </w:r>
    </w:p>
  </w:footnote>
  <w:footnote w:type="continuationNotice" w:id="1">
    <w:p w14:paraId="13A30809" w14:textId="77777777" w:rsidR="00BF1550" w:rsidRDefault="00BF15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59094C" w14:paraId="4032F4E3" w14:textId="77777777" w:rsidTr="0059094C">
      <w:trPr>
        <w:trHeight w:val="321"/>
      </w:trPr>
      <w:tc>
        <w:tcPr>
          <w:tcW w:w="7513" w:type="dxa"/>
        </w:tcPr>
        <w:p w14:paraId="735FAD8A" w14:textId="782A2A4B" w:rsidR="0059094C" w:rsidRPr="009861AF" w:rsidRDefault="0059094C" w:rsidP="0059094C">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566B71">
            <w:rPr>
              <w:i/>
              <w:iCs/>
              <w:noProof/>
              <w:lang w:val="es-ES"/>
            </w:rPr>
            <w:t>1</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566B71">
            <w:rPr>
              <w:i/>
              <w:iCs/>
              <w:noProof/>
              <w:lang w:val="es-ES"/>
            </w:rPr>
            <w:t>Introducción</w:t>
          </w:r>
          <w:r w:rsidRPr="009861AF">
            <w:rPr>
              <w:i/>
              <w:iCs/>
              <w:lang w:val="es-ES"/>
            </w:rPr>
            <w:fldChar w:fldCharType="end"/>
          </w:r>
        </w:p>
      </w:tc>
      <w:tc>
        <w:tcPr>
          <w:tcW w:w="1559" w:type="dxa"/>
        </w:tcPr>
        <w:p w14:paraId="38917B46" w14:textId="2AAD9E51" w:rsidR="0059094C" w:rsidRDefault="0059094C" w:rsidP="0059094C">
          <w:pPr>
            <w:tabs>
              <w:tab w:val="center" w:pos="671"/>
              <w:tab w:val="right" w:pos="1343"/>
            </w:tabs>
            <w:jc w:val="left"/>
            <w:rPr>
              <w:lang w:val="es-ES"/>
            </w:rPr>
          </w:pPr>
        </w:p>
      </w:tc>
    </w:tr>
  </w:tbl>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E4276F"/>
    <w:multiLevelType w:val="hybridMultilevel"/>
    <w:tmpl w:val="0B9004D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AA7786E"/>
    <w:multiLevelType w:val="hybridMultilevel"/>
    <w:tmpl w:val="D0109AC8"/>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8483746"/>
    <w:multiLevelType w:val="hybridMultilevel"/>
    <w:tmpl w:val="4A9C911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16D7935"/>
    <w:multiLevelType w:val="hybridMultilevel"/>
    <w:tmpl w:val="122467BC"/>
    <w:lvl w:ilvl="0" w:tplc="AADAF6D0">
      <w:start w:val="3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9492A9F"/>
    <w:multiLevelType w:val="hybridMultilevel"/>
    <w:tmpl w:val="90D2482E"/>
    <w:lvl w:ilvl="0" w:tplc="6680A5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A97A0">
      <w:start w:val="1"/>
      <w:numFmt w:val="decimal"/>
      <w:lvlText w:val="%2"/>
      <w:lvlJc w:val="left"/>
      <w:pPr>
        <w:ind w:left="8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6E40F8A2">
      <w:start w:val="1"/>
      <w:numFmt w:val="lowerRoman"/>
      <w:lvlText w:val="%3"/>
      <w:lvlJc w:val="left"/>
      <w:pPr>
        <w:ind w:left="15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884DCC2">
      <w:start w:val="1"/>
      <w:numFmt w:val="decimal"/>
      <w:lvlText w:val="%4"/>
      <w:lvlJc w:val="left"/>
      <w:pPr>
        <w:ind w:left="22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95014F0">
      <w:start w:val="1"/>
      <w:numFmt w:val="lowerLetter"/>
      <w:lvlText w:val="%5"/>
      <w:lvlJc w:val="left"/>
      <w:pPr>
        <w:ind w:left="297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868C410C">
      <w:start w:val="1"/>
      <w:numFmt w:val="lowerRoman"/>
      <w:lvlText w:val="%6"/>
      <w:lvlJc w:val="left"/>
      <w:pPr>
        <w:ind w:left="36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3B27DE6">
      <w:start w:val="1"/>
      <w:numFmt w:val="decimal"/>
      <w:lvlText w:val="%7"/>
      <w:lvlJc w:val="left"/>
      <w:pPr>
        <w:ind w:left="44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CC0A4AA">
      <w:start w:val="1"/>
      <w:numFmt w:val="lowerLetter"/>
      <w:lvlText w:val="%8"/>
      <w:lvlJc w:val="left"/>
      <w:pPr>
        <w:ind w:left="51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962ADD2">
      <w:start w:val="1"/>
      <w:numFmt w:val="lowerRoman"/>
      <w:lvlText w:val="%9"/>
      <w:lvlJc w:val="left"/>
      <w:pPr>
        <w:ind w:left="58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9"/>
  </w:num>
  <w:num w:numId="2" w16cid:durableId="1935044002">
    <w:abstractNumId w:val="8"/>
  </w:num>
  <w:num w:numId="3" w16cid:durableId="827864976">
    <w:abstractNumId w:val="13"/>
  </w:num>
  <w:num w:numId="4" w16cid:durableId="60446674">
    <w:abstractNumId w:val="5"/>
  </w:num>
  <w:num w:numId="5" w16cid:durableId="2001884894">
    <w:abstractNumId w:val="21"/>
  </w:num>
  <w:num w:numId="6" w16cid:durableId="1038506820">
    <w:abstractNumId w:val="10"/>
  </w:num>
  <w:num w:numId="7" w16cid:durableId="1430657193">
    <w:abstractNumId w:val="15"/>
  </w:num>
  <w:num w:numId="8" w16cid:durableId="736244142">
    <w:abstractNumId w:val="0"/>
  </w:num>
  <w:num w:numId="9" w16cid:durableId="998772806">
    <w:abstractNumId w:val="27"/>
  </w:num>
  <w:num w:numId="10" w16cid:durableId="65687777">
    <w:abstractNumId w:val="11"/>
  </w:num>
  <w:num w:numId="11" w16cid:durableId="132985130">
    <w:abstractNumId w:val="7"/>
  </w:num>
  <w:num w:numId="12" w16cid:durableId="67074309">
    <w:abstractNumId w:val="23"/>
  </w:num>
  <w:num w:numId="13" w16cid:durableId="2040356935">
    <w:abstractNumId w:val="3"/>
  </w:num>
  <w:num w:numId="14" w16cid:durableId="435055509">
    <w:abstractNumId w:val="9"/>
  </w:num>
  <w:num w:numId="15" w16cid:durableId="1419935632">
    <w:abstractNumId w:val="22"/>
  </w:num>
  <w:num w:numId="16" w16cid:durableId="1239633298">
    <w:abstractNumId w:val="2"/>
  </w:num>
  <w:num w:numId="17" w16cid:durableId="726342513">
    <w:abstractNumId w:val="16"/>
  </w:num>
  <w:num w:numId="18" w16cid:durableId="1151289996">
    <w:abstractNumId w:val="24"/>
  </w:num>
  <w:num w:numId="19" w16cid:durableId="1389721794">
    <w:abstractNumId w:val="17"/>
  </w:num>
  <w:num w:numId="20" w16cid:durableId="1779720452">
    <w:abstractNumId w:val="12"/>
  </w:num>
  <w:num w:numId="21" w16cid:durableId="383604535">
    <w:abstractNumId w:val="1"/>
  </w:num>
  <w:num w:numId="22" w16cid:durableId="1986666746">
    <w:abstractNumId w:val="20"/>
  </w:num>
  <w:num w:numId="23" w16cid:durableId="422262198">
    <w:abstractNumId w:val="26"/>
  </w:num>
  <w:num w:numId="24" w16cid:durableId="1412659435">
    <w:abstractNumId w:val="25"/>
  </w:num>
  <w:num w:numId="25" w16cid:durableId="14941833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767613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63730453">
    <w:abstractNumId w:val="4"/>
  </w:num>
  <w:num w:numId="28" w16cid:durableId="205992233">
    <w:abstractNumId w:val="6"/>
  </w:num>
  <w:num w:numId="29" w16cid:durableId="1346246455">
    <w:abstractNumId w:val="18"/>
  </w:num>
  <w:num w:numId="30" w16cid:durableId="87314031">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451F"/>
    <w:rsid w:val="0000722C"/>
    <w:rsid w:val="0000781B"/>
    <w:rsid w:val="00007A01"/>
    <w:rsid w:val="00007D01"/>
    <w:rsid w:val="000108FF"/>
    <w:rsid w:val="000109F1"/>
    <w:rsid w:val="00013862"/>
    <w:rsid w:val="00013AF8"/>
    <w:rsid w:val="00014650"/>
    <w:rsid w:val="000149A7"/>
    <w:rsid w:val="00015C25"/>
    <w:rsid w:val="00016F59"/>
    <w:rsid w:val="00017A7C"/>
    <w:rsid w:val="00017F76"/>
    <w:rsid w:val="00020D18"/>
    <w:rsid w:val="000215A3"/>
    <w:rsid w:val="000215F9"/>
    <w:rsid w:val="00023490"/>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2507"/>
    <w:rsid w:val="000432A9"/>
    <w:rsid w:val="00044DDF"/>
    <w:rsid w:val="00044F2D"/>
    <w:rsid w:val="000450C4"/>
    <w:rsid w:val="00045191"/>
    <w:rsid w:val="00046C5D"/>
    <w:rsid w:val="000473A4"/>
    <w:rsid w:val="0005005B"/>
    <w:rsid w:val="00050DD1"/>
    <w:rsid w:val="00052CF5"/>
    <w:rsid w:val="00053356"/>
    <w:rsid w:val="000539B6"/>
    <w:rsid w:val="000539BC"/>
    <w:rsid w:val="00053CAA"/>
    <w:rsid w:val="00053DB8"/>
    <w:rsid w:val="00054017"/>
    <w:rsid w:val="00054158"/>
    <w:rsid w:val="000567B8"/>
    <w:rsid w:val="00056E6C"/>
    <w:rsid w:val="00056E94"/>
    <w:rsid w:val="00057D27"/>
    <w:rsid w:val="00060498"/>
    <w:rsid w:val="0006115F"/>
    <w:rsid w:val="000614F9"/>
    <w:rsid w:val="00061C28"/>
    <w:rsid w:val="00062C76"/>
    <w:rsid w:val="000630C5"/>
    <w:rsid w:val="00063178"/>
    <w:rsid w:val="00063B27"/>
    <w:rsid w:val="00064BF1"/>
    <w:rsid w:val="000652EF"/>
    <w:rsid w:val="00066537"/>
    <w:rsid w:val="000669AD"/>
    <w:rsid w:val="00067CA9"/>
    <w:rsid w:val="000713C2"/>
    <w:rsid w:val="00071491"/>
    <w:rsid w:val="00071B8F"/>
    <w:rsid w:val="00072496"/>
    <w:rsid w:val="000725D8"/>
    <w:rsid w:val="0007269D"/>
    <w:rsid w:val="00075436"/>
    <w:rsid w:val="00075B25"/>
    <w:rsid w:val="00076B65"/>
    <w:rsid w:val="00077239"/>
    <w:rsid w:val="000779E3"/>
    <w:rsid w:val="00080386"/>
    <w:rsid w:val="00081329"/>
    <w:rsid w:val="00081591"/>
    <w:rsid w:val="00081A2D"/>
    <w:rsid w:val="00081C7D"/>
    <w:rsid w:val="000820C2"/>
    <w:rsid w:val="00085E82"/>
    <w:rsid w:val="00085FAF"/>
    <w:rsid w:val="00086A79"/>
    <w:rsid w:val="00087093"/>
    <w:rsid w:val="0008773F"/>
    <w:rsid w:val="00090A8E"/>
    <w:rsid w:val="00090C6C"/>
    <w:rsid w:val="0009176A"/>
    <w:rsid w:val="000918B9"/>
    <w:rsid w:val="00092C21"/>
    <w:rsid w:val="00093194"/>
    <w:rsid w:val="00094430"/>
    <w:rsid w:val="000944DA"/>
    <w:rsid w:val="00094B75"/>
    <w:rsid w:val="00095D58"/>
    <w:rsid w:val="00095E81"/>
    <w:rsid w:val="00097B70"/>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A4F"/>
    <w:rsid w:val="000B2D87"/>
    <w:rsid w:val="000B371F"/>
    <w:rsid w:val="000B3E69"/>
    <w:rsid w:val="000B3EE9"/>
    <w:rsid w:val="000B4091"/>
    <w:rsid w:val="000B614E"/>
    <w:rsid w:val="000C06E3"/>
    <w:rsid w:val="000C1703"/>
    <w:rsid w:val="000C2D6F"/>
    <w:rsid w:val="000C37E6"/>
    <w:rsid w:val="000C4025"/>
    <w:rsid w:val="000C4E29"/>
    <w:rsid w:val="000C5432"/>
    <w:rsid w:val="000C62B0"/>
    <w:rsid w:val="000C6366"/>
    <w:rsid w:val="000D0B82"/>
    <w:rsid w:val="000D1000"/>
    <w:rsid w:val="000D1E1C"/>
    <w:rsid w:val="000D225F"/>
    <w:rsid w:val="000D311F"/>
    <w:rsid w:val="000D5541"/>
    <w:rsid w:val="000D68DC"/>
    <w:rsid w:val="000D6C79"/>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6900"/>
    <w:rsid w:val="000F6A6F"/>
    <w:rsid w:val="000F7993"/>
    <w:rsid w:val="000F7A19"/>
    <w:rsid w:val="0010026E"/>
    <w:rsid w:val="00100C65"/>
    <w:rsid w:val="001027EE"/>
    <w:rsid w:val="00103238"/>
    <w:rsid w:val="0010459B"/>
    <w:rsid w:val="00104B69"/>
    <w:rsid w:val="00105352"/>
    <w:rsid w:val="00105791"/>
    <w:rsid w:val="0010623F"/>
    <w:rsid w:val="00106948"/>
    <w:rsid w:val="0011104C"/>
    <w:rsid w:val="001115E2"/>
    <w:rsid w:val="00112A4C"/>
    <w:rsid w:val="00113962"/>
    <w:rsid w:val="00115291"/>
    <w:rsid w:val="001161EA"/>
    <w:rsid w:val="0011749C"/>
    <w:rsid w:val="00117BB6"/>
    <w:rsid w:val="001201F1"/>
    <w:rsid w:val="00120511"/>
    <w:rsid w:val="001206A2"/>
    <w:rsid w:val="001228FB"/>
    <w:rsid w:val="00123721"/>
    <w:rsid w:val="0012481D"/>
    <w:rsid w:val="00124CE1"/>
    <w:rsid w:val="00124D51"/>
    <w:rsid w:val="00125D60"/>
    <w:rsid w:val="00126DA5"/>
    <w:rsid w:val="00127C0E"/>
    <w:rsid w:val="0013007B"/>
    <w:rsid w:val="00130B69"/>
    <w:rsid w:val="001311E4"/>
    <w:rsid w:val="001314F5"/>
    <w:rsid w:val="00132424"/>
    <w:rsid w:val="00133C9F"/>
    <w:rsid w:val="00135BD7"/>
    <w:rsid w:val="001364AC"/>
    <w:rsid w:val="00136CA6"/>
    <w:rsid w:val="001419E4"/>
    <w:rsid w:val="0014293A"/>
    <w:rsid w:val="001429C6"/>
    <w:rsid w:val="00143280"/>
    <w:rsid w:val="0014340C"/>
    <w:rsid w:val="00143FE5"/>
    <w:rsid w:val="00144749"/>
    <w:rsid w:val="00144FB2"/>
    <w:rsid w:val="00145720"/>
    <w:rsid w:val="001459C7"/>
    <w:rsid w:val="00146EBE"/>
    <w:rsid w:val="001502A6"/>
    <w:rsid w:val="0015047F"/>
    <w:rsid w:val="00150686"/>
    <w:rsid w:val="001513AC"/>
    <w:rsid w:val="00151446"/>
    <w:rsid w:val="001515FD"/>
    <w:rsid w:val="00151A06"/>
    <w:rsid w:val="00152BCF"/>
    <w:rsid w:val="00156116"/>
    <w:rsid w:val="001564A2"/>
    <w:rsid w:val="001565F2"/>
    <w:rsid w:val="0015709D"/>
    <w:rsid w:val="0015799A"/>
    <w:rsid w:val="00157C56"/>
    <w:rsid w:val="0016019F"/>
    <w:rsid w:val="00161178"/>
    <w:rsid w:val="00161A25"/>
    <w:rsid w:val="001626CC"/>
    <w:rsid w:val="00162EF3"/>
    <w:rsid w:val="0016413B"/>
    <w:rsid w:val="0016468E"/>
    <w:rsid w:val="00164D7A"/>
    <w:rsid w:val="00164DEE"/>
    <w:rsid w:val="00166B92"/>
    <w:rsid w:val="00167670"/>
    <w:rsid w:val="0016784E"/>
    <w:rsid w:val="00170715"/>
    <w:rsid w:val="001713EA"/>
    <w:rsid w:val="00173F7F"/>
    <w:rsid w:val="00174A3F"/>
    <w:rsid w:val="001762EE"/>
    <w:rsid w:val="00177AFD"/>
    <w:rsid w:val="00180174"/>
    <w:rsid w:val="00180981"/>
    <w:rsid w:val="00181396"/>
    <w:rsid w:val="00182885"/>
    <w:rsid w:val="00182980"/>
    <w:rsid w:val="00184322"/>
    <w:rsid w:val="00184AE9"/>
    <w:rsid w:val="00185128"/>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AEC"/>
    <w:rsid w:val="001A6D8E"/>
    <w:rsid w:val="001A723A"/>
    <w:rsid w:val="001A7605"/>
    <w:rsid w:val="001A7AD2"/>
    <w:rsid w:val="001B01DA"/>
    <w:rsid w:val="001B0569"/>
    <w:rsid w:val="001B1212"/>
    <w:rsid w:val="001B1278"/>
    <w:rsid w:val="001B19C6"/>
    <w:rsid w:val="001B4B09"/>
    <w:rsid w:val="001B56D0"/>
    <w:rsid w:val="001B5785"/>
    <w:rsid w:val="001B698B"/>
    <w:rsid w:val="001B6D8D"/>
    <w:rsid w:val="001B7C1C"/>
    <w:rsid w:val="001C0229"/>
    <w:rsid w:val="001C0BAF"/>
    <w:rsid w:val="001C3544"/>
    <w:rsid w:val="001C3688"/>
    <w:rsid w:val="001C4CC1"/>
    <w:rsid w:val="001C6438"/>
    <w:rsid w:val="001C6F70"/>
    <w:rsid w:val="001C74F1"/>
    <w:rsid w:val="001D09E2"/>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6698"/>
    <w:rsid w:val="001E66F3"/>
    <w:rsid w:val="001E6E32"/>
    <w:rsid w:val="001F0092"/>
    <w:rsid w:val="001F0DA6"/>
    <w:rsid w:val="001F30E0"/>
    <w:rsid w:val="001F31B4"/>
    <w:rsid w:val="001F5836"/>
    <w:rsid w:val="001F5950"/>
    <w:rsid w:val="001F625C"/>
    <w:rsid w:val="001F725F"/>
    <w:rsid w:val="001F7A59"/>
    <w:rsid w:val="001F7A65"/>
    <w:rsid w:val="001F7DB4"/>
    <w:rsid w:val="00200398"/>
    <w:rsid w:val="00201EA1"/>
    <w:rsid w:val="00202459"/>
    <w:rsid w:val="00202FA1"/>
    <w:rsid w:val="00204095"/>
    <w:rsid w:val="002043C5"/>
    <w:rsid w:val="0020519B"/>
    <w:rsid w:val="00205878"/>
    <w:rsid w:val="00205AE9"/>
    <w:rsid w:val="00206320"/>
    <w:rsid w:val="00206B29"/>
    <w:rsid w:val="00207510"/>
    <w:rsid w:val="0020758B"/>
    <w:rsid w:val="00210473"/>
    <w:rsid w:val="00211B8D"/>
    <w:rsid w:val="00213205"/>
    <w:rsid w:val="0021436D"/>
    <w:rsid w:val="0021636F"/>
    <w:rsid w:val="00217785"/>
    <w:rsid w:val="002203D2"/>
    <w:rsid w:val="00221775"/>
    <w:rsid w:val="002226CD"/>
    <w:rsid w:val="0022364B"/>
    <w:rsid w:val="00223835"/>
    <w:rsid w:val="00223EE0"/>
    <w:rsid w:val="0022407D"/>
    <w:rsid w:val="00224B82"/>
    <w:rsid w:val="00225107"/>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237D"/>
    <w:rsid w:val="0027239B"/>
    <w:rsid w:val="002744AA"/>
    <w:rsid w:val="002747ED"/>
    <w:rsid w:val="00276668"/>
    <w:rsid w:val="00276D3C"/>
    <w:rsid w:val="00277774"/>
    <w:rsid w:val="00280169"/>
    <w:rsid w:val="002822BF"/>
    <w:rsid w:val="00282559"/>
    <w:rsid w:val="00282AB5"/>
    <w:rsid w:val="00283746"/>
    <w:rsid w:val="002855E8"/>
    <w:rsid w:val="00286304"/>
    <w:rsid w:val="00286455"/>
    <w:rsid w:val="00287A76"/>
    <w:rsid w:val="00287B23"/>
    <w:rsid w:val="00287BD9"/>
    <w:rsid w:val="002905C9"/>
    <w:rsid w:val="002907C3"/>
    <w:rsid w:val="002908D8"/>
    <w:rsid w:val="00290964"/>
    <w:rsid w:val="00290FAB"/>
    <w:rsid w:val="00291356"/>
    <w:rsid w:val="00291DDA"/>
    <w:rsid w:val="00292460"/>
    <w:rsid w:val="0029415A"/>
    <w:rsid w:val="00294D72"/>
    <w:rsid w:val="00294FB1"/>
    <w:rsid w:val="002958F1"/>
    <w:rsid w:val="00295DAA"/>
    <w:rsid w:val="00296888"/>
    <w:rsid w:val="002977D5"/>
    <w:rsid w:val="00297906"/>
    <w:rsid w:val="00297DA2"/>
    <w:rsid w:val="00297E5B"/>
    <w:rsid w:val="002A030A"/>
    <w:rsid w:val="002A1566"/>
    <w:rsid w:val="002A230A"/>
    <w:rsid w:val="002A2576"/>
    <w:rsid w:val="002A29D4"/>
    <w:rsid w:val="002A2C42"/>
    <w:rsid w:val="002A4C50"/>
    <w:rsid w:val="002A573D"/>
    <w:rsid w:val="002A5A2D"/>
    <w:rsid w:val="002A5F36"/>
    <w:rsid w:val="002A6455"/>
    <w:rsid w:val="002B177C"/>
    <w:rsid w:val="002B2A43"/>
    <w:rsid w:val="002B3D46"/>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2C60"/>
    <w:rsid w:val="002E3C9D"/>
    <w:rsid w:val="002E3D31"/>
    <w:rsid w:val="002E3E63"/>
    <w:rsid w:val="002E5236"/>
    <w:rsid w:val="002E5358"/>
    <w:rsid w:val="002E68BE"/>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30A"/>
    <w:rsid w:val="0030166B"/>
    <w:rsid w:val="0030297C"/>
    <w:rsid w:val="00302BC7"/>
    <w:rsid w:val="0030328A"/>
    <w:rsid w:val="00303CDF"/>
    <w:rsid w:val="00304D2C"/>
    <w:rsid w:val="00305CA6"/>
    <w:rsid w:val="00305E15"/>
    <w:rsid w:val="00306166"/>
    <w:rsid w:val="00306861"/>
    <w:rsid w:val="00307089"/>
    <w:rsid w:val="003103FD"/>
    <w:rsid w:val="00311737"/>
    <w:rsid w:val="003117B6"/>
    <w:rsid w:val="00311EE9"/>
    <w:rsid w:val="00312C6E"/>
    <w:rsid w:val="00313E92"/>
    <w:rsid w:val="0031450E"/>
    <w:rsid w:val="003168F8"/>
    <w:rsid w:val="00321EE3"/>
    <w:rsid w:val="00322143"/>
    <w:rsid w:val="003233E9"/>
    <w:rsid w:val="003249B6"/>
    <w:rsid w:val="00324DE1"/>
    <w:rsid w:val="00325AA4"/>
    <w:rsid w:val="00326CBB"/>
    <w:rsid w:val="00327690"/>
    <w:rsid w:val="003278AB"/>
    <w:rsid w:val="00327965"/>
    <w:rsid w:val="00332002"/>
    <w:rsid w:val="00332468"/>
    <w:rsid w:val="00332C7E"/>
    <w:rsid w:val="00334B6F"/>
    <w:rsid w:val="003353E6"/>
    <w:rsid w:val="00336ABA"/>
    <w:rsid w:val="00337554"/>
    <w:rsid w:val="0034125B"/>
    <w:rsid w:val="0034261A"/>
    <w:rsid w:val="0034275C"/>
    <w:rsid w:val="0034466A"/>
    <w:rsid w:val="003452B6"/>
    <w:rsid w:val="00346438"/>
    <w:rsid w:val="00347042"/>
    <w:rsid w:val="00347333"/>
    <w:rsid w:val="003475B7"/>
    <w:rsid w:val="00347E27"/>
    <w:rsid w:val="00350ABE"/>
    <w:rsid w:val="00351DA5"/>
    <w:rsid w:val="0035281A"/>
    <w:rsid w:val="00352C69"/>
    <w:rsid w:val="00352D31"/>
    <w:rsid w:val="00353E96"/>
    <w:rsid w:val="00355391"/>
    <w:rsid w:val="00355CCC"/>
    <w:rsid w:val="00357A46"/>
    <w:rsid w:val="003613DE"/>
    <w:rsid w:val="00362399"/>
    <w:rsid w:val="003624D8"/>
    <w:rsid w:val="003649B2"/>
    <w:rsid w:val="00365EAA"/>
    <w:rsid w:val="0036600D"/>
    <w:rsid w:val="00367B42"/>
    <w:rsid w:val="00367B58"/>
    <w:rsid w:val="003708E9"/>
    <w:rsid w:val="00371DB5"/>
    <w:rsid w:val="003724DA"/>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1879"/>
    <w:rsid w:val="0038277E"/>
    <w:rsid w:val="00383049"/>
    <w:rsid w:val="00383E7C"/>
    <w:rsid w:val="0038413C"/>
    <w:rsid w:val="003856DD"/>
    <w:rsid w:val="00386832"/>
    <w:rsid w:val="00387371"/>
    <w:rsid w:val="00387AF7"/>
    <w:rsid w:val="00387C94"/>
    <w:rsid w:val="00390B30"/>
    <w:rsid w:val="00391994"/>
    <w:rsid w:val="00393A6A"/>
    <w:rsid w:val="00393EEE"/>
    <w:rsid w:val="003952C6"/>
    <w:rsid w:val="0039582F"/>
    <w:rsid w:val="00395CCC"/>
    <w:rsid w:val="00396E1C"/>
    <w:rsid w:val="003979AE"/>
    <w:rsid w:val="003A0433"/>
    <w:rsid w:val="003A20F4"/>
    <w:rsid w:val="003A452C"/>
    <w:rsid w:val="003A4F41"/>
    <w:rsid w:val="003A59C6"/>
    <w:rsid w:val="003A5C38"/>
    <w:rsid w:val="003A6290"/>
    <w:rsid w:val="003B042C"/>
    <w:rsid w:val="003B11F4"/>
    <w:rsid w:val="003B311E"/>
    <w:rsid w:val="003B3DB7"/>
    <w:rsid w:val="003B3F3A"/>
    <w:rsid w:val="003B4CFA"/>
    <w:rsid w:val="003B4FD7"/>
    <w:rsid w:val="003B5164"/>
    <w:rsid w:val="003B564B"/>
    <w:rsid w:val="003B5834"/>
    <w:rsid w:val="003B757F"/>
    <w:rsid w:val="003B75EB"/>
    <w:rsid w:val="003C03BF"/>
    <w:rsid w:val="003C079F"/>
    <w:rsid w:val="003C0854"/>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A57"/>
    <w:rsid w:val="003E51FF"/>
    <w:rsid w:val="003E5DFD"/>
    <w:rsid w:val="003E7066"/>
    <w:rsid w:val="003E73CC"/>
    <w:rsid w:val="003E7485"/>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37CD3"/>
    <w:rsid w:val="00440999"/>
    <w:rsid w:val="00440CF3"/>
    <w:rsid w:val="00441ED0"/>
    <w:rsid w:val="00443162"/>
    <w:rsid w:val="004444C0"/>
    <w:rsid w:val="00444CE8"/>
    <w:rsid w:val="00445DA5"/>
    <w:rsid w:val="004461FA"/>
    <w:rsid w:val="004465BA"/>
    <w:rsid w:val="00446675"/>
    <w:rsid w:val="00447639"/>
    <w:rsid w:val="00451574"/>
    <w:rsid w:val="004519C4"/>
    <w:rsid w:val="00452B03"/>
    <w:rsid w:val="00456125"/>
    <w:rsid w:val="00456CCD"/>
    <w:rsid w:val="00457075"/>
    <w:rsid w:val="0045785A"/>
    <w:rsid w:val="00460455"/>
    <w:rsid w:val="00461267"/>
    <w:rsid w:val="0046161F"/>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13"/>
    <w:rsid w:val="00475325"/>
    <w:rsid w:val="00475CCB"/>
    <w:rsid w:val="004760A3"/>
    <w:rsid w:val="00476117"/>
    <w:rsid w:val="0047612A"/>
    <w:rsid w:val="00476421"/>
    <w:rsid w:val="004764CC"/>
    <w:rsid w:val="00476A46"/>
    <w:rsid w:val="00477B26"/>
    <w:rsid w:val="00481510"/>
    <w:rsid w:val="0048173F"/>
    <w:rsid w:val="004859E8"/>
    <w:rsid w:val="0048674B"/>
    <w:rsid w:val="004879BC"/>
    <w:rsid w:val="00487DC2"/>
    <w:rsid w:val="0049077B"/>
    <w:rsid w:val="00490D73"/>
    <w:rsid w:val="00491D5E"/>
    <w:rsid w:val="00492C65"/>
    <w:rsid w:val="004937F4"/>
    <w:rsid w:val="00493989"/>
    <w:rsid w:val="0049443C"/>
    <w:rsid w:val="00494553"/>
    <w:rsid w:val="00495F4B"/>
    <w:rsid w:val="00496186"/>
    <w:rsid w:val="0049669E"/>
    <w:rsid w:val="004A0EA7"/>
    <w:rsid w:val="004A1699"/>
    <w:rsid w:val="004A1B4F"/>
    <w:rsid w:val="004A2F11"/>
    <w:rsid w:val="004A33CB"/>
    <w:rsid w:val="004A4B1C"/>
    <w:rsid w:val="004A55FC"/>
    <w:rsid w:val="004A568A"/>
    <w:rsid w:val="004A6424"/>
    <w:rsid w:val="004A735C"/>
    <w:rsid w:val="004A73F1"/>
    <w:rsid w:val="004A77E6"/>
    <w:rsid w:val="004B01D1"/>
    <w:rsid w:val="004B1E3B"/>
    <w:rsid w:val="004B2652"/>
    <w:rsid w:val="004B48FF"/>
    <w:rsid w:val="004B4BDF"/>
    <w:rsid w:val="004B5D72"/>
    <w:rsid w:val="004B5E11"/>
    <w:rsid w:val="004B5E86"/>
    <w:rsid w:val="004B6546"/>
    <w:rsid w:val="004C005A"/>
    <w:rsid w:val="004C097F"/>
    <w:rsid w:val="004C0BEE"/>
    <w:rsid w:val="004C0C31"/>
    <w:rsid w:val="004C19A1"/>
    <w:rsid w:val="004C2A9E"/>
    <w:rsid w:val="004C43CB"/>
    <w:rsid w:val="004C4800"/>
    <w:rsid w:val="004C4B5B"/>
    <w:rsid w:val="004C4C40"/>
    <w:rsid w:val="004C638A"/>
    <w:rsid w:val="004C6D6A"/>
    <w:rsid w:val="004D03AD"/>
    <w:rsid w:val="004D1030"/>
    <w:rsid w:val="004D22ED"/>
    <w:rsid w:val="004D26BD"/>
    <w:rsid w:val="004D393A"/>
    <w:rsid w:val="004D4D89"/>
    <w:rsid w:val="004D5533"/>
    <w:rsid w:val="004D5F51"/>
    <w:rsid w:val="004D63CF"/>
    <w:rsid w:val="004D71E2"/>
    <w:rsid w:val="004E128D"/>
    <w:rsid w:val="004E153A"/>
    <w:rsid w:val="004E2770"/>
    <w:rsid w:val="004E3666"/>
    <w:rsid w:val="004E377F"/>
    <w:rsid w:val="004E3C8D"/>
    <w:rsid w:val="004E3D77"/>
    <w:rsid w:val="004E4C98"/>
    <w:rsid w:val="004E556F"/>
    <w:rsid w:val="004E5B12"/>
    <w:rsid w:val="004E5D44"/>
    <w:rsid w:val="004E71D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EF9"/>
    <w:rsid w:val="00515FF0"/>
    <w:rsid w:val="0051746B"/>
    <w:rsid w:val="005204A0"/>
    <w:rsid w:val="0052223B"/>
    <w:rsid w:val="00522327"/>
    <w:rsid w:val="005233D1"/>
    <w:rsid w:val="00524066"/>
    <w:rsid w:val="00524317"/>
    <w:rsid w:val="005245F8"/>
    <w:rsid w:val="00524FB6"/>
    <w:rsid w:val="005254F1"/>
    <w:rsid w:val="00525793"/>
    <w:rsid w:val="00525A70"/>
    <w:rsid w:val="00526220"/>
    <w:rsid w:val="0052713C"/>
    <w:rsid w:val="00527AF2"/>
    <w:rsid w:val="00527C6B"/>
    <w:rsid w:val="00527FCF"/>
    <w:rsid w:val="00530CAA"/>
    <w:rsid w:val="00531085"/>
    <w:rsid w:val="005315D7"/>
    <w:rsid w:val="00532B80"/>
    <w:rsid w:val="00533AF2"/>
    <w:rsid w:val="005341D8"/>
    <w:rsid w:val="00534663"/>
    <w:rsid w:val="00534EB2"/>
    <w:rsid w:val="00535C2F"/>
    <w:rsid w:val="005364A4"/>
    <w:rsid w:val="005367D4"/>
    <w:rsid w:val="00537394"/>
    <w:rsid w:val="00537C80"/>
    <w:rsid w:val="00540C76"/>
    <w:rsid w:val="005415F0"/>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539"/>
    <w:rsid w:val="0055668A"/>
    <w:rsid w:val="005572F2"/>
    <w:rsid w:val="00557BDB"/>
    <w:rsid w:val="00561688"/>
    <w:rsid w:val="005640B5"/>
    <w:rsid w:val="005656AC"/>
    <w:rsid w:val="00566B71"/>
    <w:rsid w:val="005673E6"/>
    <w:rsid w:val="00567FD4"/>
    <w:rsid w:val="005700FB"/>
    <w:rsid w:val="0057079E"/>
    <w:rsid w:val="00570CC0"/>
    <w:rsid w:val="00570DA6"/>
    <w:rsid w:val="005731B3"/>
    <w:rsid w:val="005731D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05"/>
    <w:rsid w:val="00587B2C"/>
    <w:rsid w:val="005907B0"/>
    <w:rsid w:val="0059094C"/>
    <w:rsid w:val="005916C5"/>
    <w:rsid w:val="00591E84"/>
    <w:rsid w:val="00592010"/>
    <w:rsid w:val="00592349"/>
    <w:rsid w:val="00592557"/>
    <w:rsid w:val="00592854"/>
    <w:rsid w:val="00593F70"/>
    <w:rsid w:val="005941D2"/>
    <w:rsid w:val="00594A5D"/>
    <w:rsid w:val="00595AE4"/>
    <w:rsid w:val="00595E35"/>
    <w:rsid w:val="00595F47"/>
    <w:rsid w:val="00595FA3"/>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47AE"/>
    <w:rsid w:val="005B7619"/>
    <w:rsid w:val="005C0731"/>
    <w:rsid w:val="005C0AAF"/>
    <w:rsid w:val="005C0C8B"/>
    <w:rsid w:val="005C1942"/>
    <w:rsid w:val="005C2159"/>
    <w:rsid w:val="005C2E60"/>
    <w:rsid w:val="005C4293"/>
    <w:rsid w:val="005C481F"/>
    <w:rsid w:val="005C5726"/>
    <w:rsid w:val="005C5F33"/>
    <w:rsid w:val="005C5F8D"/>
    <w:rsid w:val="005C6155"/>
    <w:rsid w:val="005C70A3"/>
    <w:rsid w:val="005C7D67"/>
    <w:rsid w:val="005D08D6"/>
    <w:rsid w:val="005D246C"/>
    <w:rsid w:val="005D33C0"/>
    <w:rsid w:val="005D3950"/>
    <w:rsid w:val="005D416B"/>
    <w:rsid w:val="005D55AD"/>
    <w:rsid w:val="005D6145"/>
    <w:rsid w:val="005D6AF0"/>
    <w:rsid w:val="005D7ADC"/>
    <w:rsid w:val="005D7CF5"/>
    <w:rsid w:val="005E01B8"/>
    <w:rsid w:val="005E1420"/>
    <w:rsid w:val="005E1A5B"/>
    <w:rsid w:val="005E2644"/>
    <w:rsid w:val="005E26DF"/>
    <w:rsid w:val="005E3AD9"/>
    <w:rsid w:val="005E4E1A"/>
    <w:rsid w:val="005E5793"/>
    <w:rsid w:val="005E60DF"/>
    <w:rsid w:val="005E6C34"/>
    <w:rsid w:val="005E71E0"/>
    <w:rsid w:val="005F0C92"/>
    <w:rsid w:val="005F1B9B"/>
    <w:rsid w:val="005F226B"/>
    <w:rsid w:val="005F2599"/>
    <w:rsid w:val="005F297E"/>
    <w:rsid w:val="005F2CD5"/>
    <w:rsid w:val="005F3CF4"/>
    <w:rsid w:val="005F4CCE"/>
    <w:rsid w:val="005F51E8"/>
    <w:rsid w:val="005F53DC"/>
    <w:rsid w:val="005F60B7"/>
    <w:rsid w:val="005F6160"/>
    <w:rsid w:val="005F6814"/>
    <w:rsid w:val="005F6CF3"/>
    <w:rsid w:val="006000E9"/>
    <w:rsid w:val="0060191F"/>
    <w:rsid w:val="00601B26"/>
    <w:rsid w:val="00602338"/>
    <w:rsid w:val="00602DD1"/>
    <w:rsid w:val="00603557"/>
    <w:rsid w:val="00603BA9"/>
    <w:rsid w:val="00603C59"/>
    <w:rsid w:val="006054A8"/>
    <w:rsid w:val="00606C2F"/>
    <w:rsid w:val="00607F4C"/>
    <w:rsid w:val="00612DB5"/>
    <w:rsid w:val="00612EBB"/>
    <w:rsid w:val="0061437C"/>
    <w:rsid w:val="00615F4A"/>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5E5"/>
    <w:rsid w:val="0062696D"/>
    <w:rsid w:val="00626DAD"/>
    <w:rsid w:val="0062724A"/>
    <w:rsid w:val="00627B39"/>
    <w:rsid w:val="006323E7"/>
    <w:rsid w:val="00633E23"/>
    <w:rsid w:val="006345CE"/>
    <w:rsid w:val="00635220"/>
    <w:rsid w:val="00636806"/>
    <w:rsid w:val="00637647"/>
    <w:rsid w:val="00637BF4"/>
    <w:rsid w:val="00637DAF"/>
    <w:rsid w:val="0064086A"/>
    <w:rsid w:val="00641818"/>
    <w:rsid w:val="00642959"/>
    <w:rsid w:val="0064409B"/>
    <w:rsid w:val="0064485E"/>
    <w:rsid w:val="006449CD"/>
    <w:rsid w:val="00645575"/>
    <w:rsid w:val="006466ED"/>
    <w:rsid w:val="00646723"/>
    <w:rsid w:val="00647D96"/>
    <w:rsid w:val="0065131D"/>
    <w:rsid w:val="006516D6"/>
    <w:rsid w:val="006520A4"/>
    <w:rsid w:val="0065496A"/>
    <w:rsid w:val="00654A58"/>
    <w:rsid w:val="00656940"/>
    <w:rsid w:val="00657B15"/>
    <w:rsid w:val="00660C7C"/>
    <w:rsid w:val="00662D96"/>
    <w:rsid w:val="00662ED3"/>
    <w:rsid w:val="0066431B"/>
    <w:rsid w:val="00664AF6"/>
    <w:rsid w:val="006653E4"/>
    <w:rsid w:val="00665BFD"/>
    <w:rsid w:val="0066657B"/>
    <w:rsid w:val="006677E1"/>
    <w:rsid w:val="00670E56"/>
    <w:rsid w:val="006765F6"/>
    <w:rsid w:val="00677F85"/>
    <w:rsid w:val="006800DE"/>
    <w:rsid w:val="0068386A"/>
    <w:rsid w:val="00684AD2"/>
    <w:rsid w:val="006861F1"/>
    <w:rsid w:val="006867AF"/>
    <w:rsid w:val="0068688E"/>
    <w:rsid w:val="00686B69"/>
    <w:rsid w:val="00686F44"/>
    <w:rsid w:val="006917CE"/>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36AD"/>
    <w:rsid w:val="006B4E9C"/>
    <w:rsid w:val="006B509B"/>
    <w:rsid w:val="006B521D"/>
    <w:rsid w:val="006B5295"/>
    <w:rsid w:val="006B5428"/>
    <w:rsid w:val="006B6AAC"/>
    <w:rsid w:val="006B709C"/>
    <w:rsid w:val="006B7A7C"/>
    <w:rsid w:val="006C12F5"/>
    <w:rsid w:val="006C15F8"/>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104B"/>
    <w:rsid w:val="006D2E73"/>
    <w:rsid w:val="006D4D9A"/>
    <w:rsid w:val="006D507D"/>
    <w:rsid w:val="006D5769"/>
    <w:rsid w:val="006D612E"/>
    <w:rsid w:val="006D630C"/>
    <w:rsid w:val="006D633A"/>
    <w:rsid w:val="006D64C5"/>
    <w:rsid w:val="006D6E84"/>
    <w:rsid w:val="006D70F2"/>
    <w:rsid w:val="006E067B"/>
    <w:rsid w:val="006E08F9"/>
    <w:rsid w:val="006E09A9"/>
    <w:rsid w:val="006E09F1"/>
    <w:rsid w:val="006E0A2E"/>
    <w:rsid w:val="006E0D94"/>
    <w:rsid w:val="006E1A02"/>
    <w:rsid w:val="006E3D5A"/>
    <w:rsid w:val="006E4D3F"/>
    <w:rsid w:val="006E745C"/>
    <w:rsid w:val="006E7561"/>
    <w:rsid w:val="006E7BF3"/>
    <w:rsid w:val="006F0C2C"/>
    <w:rsid w:val="006F1AD9"/>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3738"/>
    <w:rsid w:val="0071428F"/>
    <w:rsid w:val="00715261"/>
    <w:rsid w:val="00716C2A"/>
    <w:rsid w:val="00721439"/>
    <w:rsid w:val="00721962"/>
    <w:rsid w:val="00721E61"/>
    <w:rsid w:val="007222AB"/>
    <w:rsid w:val="00723151"/>
    <w:rsid w:val="007234FB"/>
    <w:rsid w:val="0072418D"/>
    <w:rsid w:val="00724F31"/>
    <w:rsid w:val="00725BCB"/>
    <w:rsid w:val="00727C72"/>
    <w:rsid w:val="00727EB0"/>
    <w:rsid w:val="00731707"/>
    <w:rsid w:val="0073230A"/>
    <w:rsid w:val="007329D4"/>
    <w:rsid w:val="00732AF3"/>
    <w:rsid w:val="00732EAF"/>
    <w:rsid w:val="00734C18"/>
    <w:rsid w:val="0073584C"/>
    <w:rsid w:val="00735B0A"/>
    <w:rsid w:val="00735E72"/>
    <w:rsid w:val="00736410"/>
    <w:rsid w:val="00736E25"/>
    <w:rsid w:val="00740B68"/>
    <w:rsid w:val="0074244B"/>
    <w:rsid w:val="007424C0"/>
    <w:rsid w:val="0074267A"/>
    <w:rsid w:val="00743B0F"/>
    <w:rsid w:val="00743D8E"/>
    <w:rsid w:val="00745727"/>
    <w:rsid w:val="0074691D"/>
    <w:rsid w:val="00746B7C"/>
    <w:rsid w:val="00746B99"/>
    <w:rsid w:val="00750AC8"/>
    <w:rsid w:val="00751AEB"/>
    <w:rsid w:val="00754479"/>
    <w:rsid w:val="00754858"/>
    <w:rsid w:val="0075556C"/>
    <w:rsid w:val="007556E9"/>
    <w:rsid w:val="007562CC"/>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71D0"/>
    <w:rsid w:val="00777883"/>
    <w:rsid w:val="00777B24"/>
    <w:rsid w:val="0078163D"/>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97F7E"/>
    <w:rsid w:val="007A114E"/>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014"/>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44EC"/>
    <w:rsid w:val="007F590F"/>
    <w:rsid w:val="007F5CF3"/>
    <w:rsid w:val="007F6239"/>
    <w:rsid w:val="007F7D0F"/>
    <w:rsid w:val="007F7E6E"/>
    <w:rsid w:val="008001B9"/>
    <w:rsid w:val="0080036D"/>
    <w:rsid w:val="00801012"/>
    <w:rsid w:val="00801870"/>
    <w:rsid w:val="00801E86"/>
    <w:rsid w:val="008020F3"/>
    <w:rsid w:val="00802628"/>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1A3F"/>
    <w:rsid w:val="00831E47"/>
    <w:rsid w:val="00831EBE"/>
    <w:rsid w:val="00831F2A"/>
    <w:rsid w:val="00833413"/>
    <w:rsid w:val="008334BA"/>
    <w:rsid w:val="00833910"/>
    <w:rsid w:val="008340E3"/>
    <w:rsid w:val="00834200"/>
    <w:rsid w:val="008342A0"/>
    <w:rsid w:val="00835739"/>
    <w:rsid w:val="00836250"/>
    <w:rsid w:val="00836878"/>
    <w:rsid w:val="00837F51"/>
    <w:rsid w:val="00840B80"/>
    <w:rsid w:val="008418C2"/>
    <w:rsid w:val="00842584"/>
    <w:rsid w:val="00842EF7"/>
    <w:rsid w:val="008441FC"/>
    <w:rsid w:val="00844A6D"/>
    <w:rsid w:val="008458D5"/>
    <w:rsid w:val="00845E0A"/>
    <w:rsid w:val="00846AB5"/>
    <w:rsid w:val="008475CB"/>
    <w:rsid w:val="008504A8"/>
    <w:rsid w:val="00850E69"/>
    <w:rsid w:val="00851007"/>
    <w:rsid w:val="008518D9"/>
    <w:rsid w:val="008532C1"/>
    <w:rsid w:val="0085351E"/>
    <w:rsid w:val="0085423B"/>
    <w:rsid w:val="00856B99"/>
    <w:rsid w:val="00860233"/>
    <w:rsid w:val="00860D7B"/>
    <w:rsid w:val="00861EC2"/>
    <w:rsid w:val="0086244D"/>
    <w:rsid w:val="00862ADA"/>
    <w:rsid w:val="00862E5B"/>
    <w:rsid w:val="0086391A"/>
    <w:rsid w:val="00864AD4"/>
    <w:rsid w:val="00864CD1"/>
    <w:rsid w:val="008664F0"/>
    <w:rsid w:val="00870C9D"/>
    <w:rsid w:val="0087129E"/>
    <w:rsid w:val="00871626"/>
    <w:rsid w:val="0087270E"/>
    <w:rsid w:val="00872FC5"/>
    <w:rsid w:val="00874F7E"/>
    <w:rsid w:val="0087531E"/>
    <w:rsid w:val="00876012"/>
    <w:rsid w:val="00876234"/>
    <w:rsid w:val="008766CC"/>
    <w:rsid w:val="00877361"/>
    <w:rsid w:val="00877E1C"/>
    <w:rsid w:val="008803BA"/>
    <w:rsid w:val="00880687"/>
    <w:rsid w:val="00880AEA"/>
    <w:rsid w:val="00881E16"/>
    <w:rsid w:val="00882579"/>
    <w:rsid w:val="00884236"/>
    <w:rsid w:val="00885D71"/>
    <w:rsid w:val="008869E2"/>
    <w:rsid w:val="00886BB9"/>
    <w:rsid w:val="00891974"/>
    <w:rsid w:val="00892B9D"/>
    <w:rsid w:val="00893D62"/>
    <w:rsid w:val="00895964"/>
    <w:rsid w:val="00896576"/>
    <w:rsid w:val="008974F0"/>
    <w:rsid w:val="00897AB7"/>
    <w:rsid w:val="00897ADD"/>
    <w:rsid w:val="008A13FC"/>
    <w:rsid w:val="008A167B"/>
    <w:rsid w:val="008A1864"/>
    <w:rsid w:val="008A1B6B"/>
    <w:rsid w:val="008A1EEC"/>
    <w:rsid w:val="008A212F"/>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044F"/>
    <w:rsid w:val="008C108E"/>
    <w:rsid w:val="008C11DB"/>
    <w:rsid w:val="008C179C"/>
    <w:rsid w:val="008C1823"/>
    <w:rsid w:val="008C19BD"/>
    <w:rsid w:val="008C1F00"/>
    <w:rsid w:val="008C2F15"/>
    <w:rsid w:val="008C31E6"/>
    <w:rsid w:val="008C3A40"/>
    <w:rsid w:val="008C3CDF"/>
    <w:rsid w:val="008C42CE"/>
    <w:rsid w:val="008C464C"/>
    <w:rsid w:val="008C50A9"/>
    <w:rsid w:val="008C594A"/>
    <w:rsid w:val="008C5D93"/>
    <w:rsid w:val="008C5F58"/>
    <w:rsid w:val="008C6018"/>
    <w:rsid w:val="008C6B90"/>
    <w:rsid w:val="008C78C9"/>
    <w:rsid w:val="008D014D"/>
    <w:rsid w:val="008D0545"/>
    <w:rsid w:val="008D0DDD"/>
    <w:rsid w:val="008D13BA"/>
    <w:rsid w:val="008D1557"/>
    <w:rsid w:val="008D1C2C"/>
    <w:rsid w:val="008D1E98"/>
    <w:rsid w:val="008D1EB5"/>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EED"/>
    <w:rsid w:val="008E2318"/>
    <w:rsid w:val="008E2721"/>
    <w:rsid w:val="008E3BDE"/>
    <w:rsid w:val="008E3F47"/>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1E2"/>
    <w:rsid w:val="0090257E"/>
    <w:rsid w:val="00902822"/>
    <w:rsid w:val="00902CEB"/>
    <w:rsid w:val="00902D12"/>
    <w:rsid w:val="00902FBA"/>
    <w:rsid w:val="00903384"/>
    <w:rsid w:val="00903410"/>
    <w:rsid w:val="009049B0"/>
    <w:rsid w:val="00904A42"/>
    <w:rsid w:val="00904AEE"/>
    <w:rsid w:val="009054D6"/>
    <w:rsid w:val="00906110"/>
    <w:rsid w:val="00906754"/>
    <w:rsid w:val="00910510"/>
    <w:rsid w:val="009108EC"/>
    <w:rsid w:val="00910DA4"/>
    <w:rsid w:val="00910FB3"/>
    <w:rsid w:val="00910FB8"/>
    <w:rsid w:val="00910FCE"/>
    <w:rsid w:val="009112A9"/>
    <w:rsid w:val="00911AB3"/>
    <w:rsid w:val="00911BFA"/>
    <w:rsid w:val="0091218B"/>
    <w:rsid w:val="00912B41"/>
    <w:rsid w:val="009144C1"/>
    <w:rsid w:val="00916162"/>
    <w:rsid w:val="009163BB"/>
    <w:rsid w:val="009168F6"/>
    <w:rsid w:val="009175A7"/>
    <w:rsid w:val="00917615"/>
    <w:rsid w:val="009179EA"/>
    <w:rsid w:val="00920523"/>
    <w:rsid w:val="00921929"/>
    <w:rsid w:val="00921D70"/>
    <w:rsid w:val="0092307C"/>
    <w:rsid w:val="00923532"/>
    <w:rsid w:val="0092464B"/>
    <w:rsid w:val="00924C02"/>
    <w:rsid w:val="00924E1D"/>
    <w:rsid w:val="00925827"/>
    <w:rsid w:val="00925F0F"/>
    <w:rsid w:val="00926B80"/>
    <w:rsid w:val="00926D7D"/>
    <w:rsid w:val="00927750"/>
    <w:rsid w:val="00927FC3"/>
    <w:rsid w:val="00931594"/>
    <w:rsid w:val="00931EEC"/>
    <w:rsid w:val="00932804"/>
    <w:rsid w:val="009334DF"/>
    <w:rsid w:val="00933AF9"/>
    <w:rsid w:val="00933CC0"/>
    <w:rsid w:val="00934F82"/>
    <w:rsid w:val="009355DF"/>
    <w:rsid w:val="00936025"/>
    <w:rsid w:val="009361D8"/>
    <w:rsid w:val="009364A7"/>
    <w:rsid w:val="0094066C"/>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2CA8"/>
    <w:rsid w:val="009855A0"/>
    <w:rsid w:val="00985978"/>
    <w:rsid w:val="00985BA6"/>
    <w:rsid w:val="0098617D"/>
    <w:rsid w:val="009861AF"/>
    <w:rsid w:val="00987018"/>
    <w:rsid w:val="0098761D"/>
    <w:rsid w:val="00987BCF"/>
    <w:rsid w:val="00990F65"/>
    <w:rsid w:val="00990FC7"/>
    <w:rsid w:val="00991508"/>
    <w:rsid w:val="00992510"/>
    <w:rsid w:val="0099395B"/>
    <w:rsid w:val="00995C4E"/>
    <w:rsid w:val="00995EBE"/>
    <w:rsid w:val="00997BB7"/>
    <w:rsid w:val="009A0D94"/>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0AF2"/>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5372"/>
    <w:rsid w:val="009E7231"/>
    <w:rsid w:val="009E7555"/>
    <w:rsid w:val="009F0466"/>
    <w:rsid w:val="009F116C"/>
    <w:rsid w:val="009F1913"/>
    <w:rsid w:val="009F2065"/>
    <w:rsid w:val="009F281B"/>
    <w:rsid w:val="009F30F7"/>
    <w:rsid w:val="009F34FD"/>
    <w:rsid w:val="009F4855"/>
    <w:rsid w:val="009F50FC"/>
    <w:rsid w:val="009F5EEB"/>
    <w:rsid w:val="009F76A0"/>
    <w:rsid w:val="00A01461"/>
    <w:rsid w:val="00A01A19"/>
    <w:rsid w:val="00A0243B"/>
    <w:rsid w:val="00A02F51"/>
    <w:rsid w:val="00A05C24"/>
    <w:rsid w:val="00A05E4D"/>
    <w:rsid w:val="00A061D3"/>
    <w:rsid w:val="00A06B7A"/>
    <w:rsid w:val="00A10939"/>
    <w:rsid w:val="00A12C64"/>
    <w:rsid w:val="00A13168"/>
    <w:rsid w:val="00A1442B"/>
    <w:rsid w:val="00A1485D"/>
    <w:rsid w:val="00A1668C"/>
    <w:rsid w:val="00A16AFF"/>
    <w:rsid w:val="00A17768"/>
    <w:rsid w:val="00A17B68"/>
    <w:rsid w:val="00A20874"/>
    <w:rsid w:val="00A20ADD"/>
    <w:rsid w:val="00A21912"/>
    <w:rsid w:val="00A21D37"/>
    <w:rsid w:val="00A2409D"/>
    <w:rsid w:val="00A25C5E"/>
    <w:rsid w:val="00A313C3"/>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4669F"/>
    <w:rsid w:val="00A502BC"/>
    <w:rsid w:val="00A52559"/>
    <w:rsid w:val="00A537F8"/>
    <w:rsid w:val="00A540F4"/>
    <w:rsid w:val="00A55238"/>
    <w:rsid w:val="00A5602A"/>
    <w:rsid w:val="00A57E4F"/>
    <w:rsid w:val="00A600AD"/>
    <w:rsid w:val="00A63193"/>
    <w:rsid w:val="00A64893"/>
    <w:rsid w:val="00A651BE"/>
    <w:rsid w:val="00A65B31"/>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1E96"/>
    <w:rsid w:val="00A8237D"/>
    <w:rsid w:val="00A82493"/>
    <w:rsid w:val="00A82FB9"/>
    <w:rsid w:val="00A83134"/>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66CB"/>
    <w:rsid w:val="00A9771F"/>
    <w:rsid w:val="00A97E87"/>
    <w:rsid w:val="00AA08B7"/>
    <w:rsid w:val="00AA21DC"/>
    <w:rsid w:val="00AA21ED"/>
    <w:rsid w:val="00AA2748"/>
    <w:rsid w:val="00AA3460"/>
    <w:rsid w:val="00AA3C91"/>
    <w:rsid w:val="00AA4938"/>
    <w:rsid w:val="00AA6224"/>
    <w:rsid w:val="00AA6297"/>
    <w:rsid w:val="00AA6368"/>
    <w:rsid w:val="00AA66CD"/>
    <w:rsid w:val="00AB16AE"/>
    <w:rsid w:val="00AB1A50"/>
    <w:rsid w:val="00AB22A8"/>
    <w:rsid w:val="00AB286A"/>
    <w:rsid w:val="00AB2E38"/>
    <w:rsid w:val="00AB7AC7"/>
    <w:rsid w:val="00AC02F9"/>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6B80"/>
    <w:rsid w:val="00AD74F2"/>
    <w:rsid w:val="00AD7E1B"/>
    <w:rsid w:val="00AE1C16"/>
    <w:rsid w:val="00AE2585"/>
    <w:rsid w:val="00AE2ED0"/>
    <w:rsid w:val="00AE300A"/>
    <w:rsid w:val="00AE3AD6"/>
    <w:rsid w:val="00AE3BD0"/>
    <w:rsid w:val="00AE3E15"/>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5D08"/>
    <w:rsid w:val="00B07A1A"/>
    <w:rsid w:val="00B107D4"/>
    <w:rsid w:val="00B12DF0"/>
    <w:rsid w:val="00B13AAE"/>
    <w:rsid w:val="00B13AC4"/>
    <w:rsid w:val="00B14893"/>
    <w:rsid w:val="00B14BC2"/>
    <w:rsid w:val="00B151B3"/>
    <w:rsid w:val="00B151EB"/>
    <w:rsid w:val="00B15A2D"/>
    <w:rsid w:val="00B15BEE"/>
    <w:rsid w:val="00B16732"/>
    <w:rsid w:val="00B16874"/>
    <w:rsid w:val="00B16A0C"/>
    <w:rsid w:val="00B17EC3"/>
    <w:rsid w:val="00B205F2"/>
    <w:rsid w:val="00B20B74"/>
    <w:rsid w:val="00B21278"/>
    <w:rsid w:val="00B21947"/>
    <w:rsid w:val="00B2194C"/>
    <w:rsid w:val="00B239D1"/>
    <w:rsid w:val="00B247A3"/>
    <w:rsid w:val="00B247EF"/>
    <w:rsid w:val="00B25AD0"/>
    <w:rsid w:val="00B25F3B"/>
    <w:rsid w:val="00B26776"/>
    <w:rsid w:val="00B26995"/>
    <w:rsid w:val="00B30E51"/>
    <w:rsid w:val="00B31522"/>
    <w:rsid w:val="00B31D4F"/>
    <w:rsid w:val="00B323A0"/>
    <w:rsid w:val="00B32BAB"/>
    <w:rsid w:val="00B32CDF"/>
    <w:rsid w:val="00B3592C"/>
    <w:rsid w:val="00B35AB9"/>
    <w:rsid w:val="00B363D8"/>
    <w:rsid w:val="00B40574"/>
    <w:rsid w:val="00B4127A"/>
    <w:rsid w:val="00B41314"/>
    <w:rsid w:val="00B419DB"/>
    <w:rsid w:val="00B42547"/>
    <w:rsid w:val="00B4269C"/>
    <w:rsid w:val="00B430AB"/>
    <w:rsid w:val="00B4348F"/>
    <w:rsid w:val="00B436C7"/>
    <w:rsid w:val="00B446B3"/>
    <w:rsid w:val="00B45F2A"/>
    <w:rsid w:val="00B47C55"/>
    <w:rsid w:val="00B506C2"/>
    <w:rsid w:val="00B51CDF"/>
    <w:rsid w:val="00B524E5"/>
    <w:rsid w:val="00B533FA"/>
    <w:rsid w:val="00B53C42"/>
    <w:rsid w:val="00B549C2"/>
    <w:rsid w:val="00B56F38"/>
    <w:rsid w:val="00B57724"/>
    <w:rsid w:val="00B60989"/>
    <w:rsid w:val="00B61B72"/>
    <w:rsid w:val="00B61DAC"/>
    <w:rsid w:val="00B634A8"/>
    <w:rsid w:val="00B63EC7"/>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4391"/>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381"/>
    <w:rsid w:val="00BB34F5"/>
    <w:rsid w:val="00BB491F"/>
    <w:rsid w:val="00BB6006"/>
    <w:rsid w:val="00BB60BC"/>
    <w:rsid w:val="00BB6B51"/>
    <w:rsid w:val="00BB6CEF"/>
    <w:rsid w:val="00BB7799"/>
    <w:rsid w:val="00BB7FB8"/>
    <w:rsid w:val="00BC00D8"/>
    <w:rsid w:val="00BC055C"/>
    <w:rsid w:val="00BC1F08"/>
    <w:rsid w:val="00BC21FB"/>
    <w:rsid w:val="00BC306E"/>
    <w:rsid w:val="00BC387D"/>
    <w:rsid w:val="00BC3AEA"/>
    <w:rsid w:val="00BC42DB"/>
    <w:rsid w:val="00BC4A76"/>
    <w:rsid w:val="00BC4FC7"/>
    <w:rsid w:val="00BC51EB"/>
    <w:rsid w:val="00BC5B72"/>
    <w:rsid w:val="00BC6249"/>
    <w:rsid w:val="00BC65CD"/>
    <w:rsid w:val="00BD010A"/>
    <w:rsid w:val="00BD0879"/>
    <w:rsid w:val="00BD093B"/>
    <w:rsid w:val="00BD2FA6"/>
    <w:rsid w:val="00BD3925"/>
    <w:rsid w:val="00BD4B81"/>
    <w:rsid w:val="00BD4E0B"/>
    <w:rsid w:val="00BD5248"/>
    <w:rsid w:val="00BD6F23"/>
    <w:rsid w:val="00BD7923"/>
    <w:rsid w:val="00BD7DE0"/>
    <w:rsid w:val="00BE0D8E"/>
    <w:rsid w:val="00BE17E3"/>
    <w:rsid w:val="00BE5598"/>
    <w:rsid w:val="00BE7F89"/>
    <w:rsid w:val="00BF035D"/>
    <w:rsid w:val="00BF1550"/>
    <w:rsid w:val="00BF170C"/>
    <w:rsid w:val="00BF17ED"/>
    <w:rsid w:val="00BF1BA0"/>
    <w:rsid w:val="00BF2374"/>
    <w:rsid w:val="00BF2AFE"/>
    <w:rsid w:val="00BF3ADD"/>
    <w:rsid w:val="00BF455C"/>
    <w:rsid w:val="00BF4B95"/>
    <w:rsid w:val="00BF53C3"/>
    <w:rsid w:val="00BF5903"/>
    <w:rsid w:val="00BF66F9"/>
    <w:rsid w:val="00BF7D12"/>
    <w:rsid w:val="00C01787"/>
    <w:rsid w:val="00C01FCA"/>
    <w:rsid w:val="00C0223D"/>
    <w:rsid w:val="00C02923"/>
    <w:rsid w:val="00C03E6A"/>
    <w:rsid w:val="00C0723D"/>
    <w:rsid w:val="00C07A51"/>
    <w:rsid w:val="00C07BFC"/>
    <w:rsid w:val="00C1089C"/>
    <w:rsid w:val="00C11C6A"/>
    <w:rsid w:val="00C11EF7"/>
    <w:rsid w:val="00C1259C"/>
    <w:rsid w:val="00C137CC"/>
    <w:rsid w:val="00C145A1"/>
    <w:rsid w:val="00C15E13"/>
    <w:rsid w:val="00C16CE1"/>
    <w:rsid w:val="00C20A3D"/>
    <w:rsid w:val="00C21711"/>
    <w:rsid w:val="00C21C33"/>
    <w:rsid w:val="00C230AD"/>
    <w:rsid w:val="00C24E87"/>
    <w:rsid w:val="00C258CE"/>
    <w:rsid w:val="00C268C1"/>
    <w:rsid w:val="00C2696D"/>
    <w:rsid w:val="00C26D1A"/>
    <w:rsid w:val="00C27990"/>
    <w:rsid w:val="00C27E6C"/>
    <w:rsid w:val="00C27EA3"/>
    <w:rsid w:val="00C303C2"/>
    <w:rsid w:val="00C3119F"/>
    <w:rsid w:val="00C323B5"/>
    <w:rsid w:val="00C33F69"/>
    <w:rsid w:val="00C34046"/>
    <w:rsid w:val="00C3559C"/>
    <w:rsid w:val="00C355A2"/>
    <w:rsid w:val="00C35FD8"/>
    <w:rsid w:val="00C37954"/>
    <w:rsid w:val="00C40383"/>
    <w:rsid w:val="00C41193"/>
    <w:rsid w:val="00C43317"/>
    <w:rsid w:val="00C435CD"/>
    <w:rsid w:val="00C4446B"/>
    <w:rsid w:val="00C450CE"/>
    <w:rsid w:val="00C454AA"/>
    <w:rsid w:val="00C46934"/>
    <w:rsid w:val="00C46D12"/>
    <w:rsid w:val="00C504B4"/>
    <w:rsid w:val="00C50875"/>
    <w:rsid w:val="00C509A5"/>
    <w:rsid w:val="00C50A55"/>
    <w:rsid w:val="00C50BB4"/>
    <w:rsid w:val="00C51517"/>
    <w:rsid w:val="00C517FD"/>
    <w:rsid w:val="00C523B1"/>
    <w:rsid w:val="00C54296"/>
    <w:rsid w:val="00C557EC"/>
    <w:rsid w:val="00C55904"/>
    <w:rsid w:val="00C57C54"/>
    <w:rsid w:val="00C60504"/>
    <w:rsid w:val="00C607D2"/>
    <w:rsid w:val="00C60E67"/>
    <w:rsid w:val="00C611D2"/>
    <w:rsid w:val="00C61C6A"/>
    <w:rsid w:val="00C61FAB"/>
    <w:rsid w:val="00C6395D"/>
    <w:rsid w:val="00C6565C"/>
    <w:rsid w:val="00C65679"/>
    <w:rsid w:val="00C65907"/>
    <w:rsid w:val="00C66074"/>
    <w:rsid w:val="00C668C2"/>
    <w:rsid w:val="00C67215"/>
    <w:rsid w:val="00C674F8"/>
    <w:rsid w:val="00C70D45"/>
    <w:rsid w:val="00C711C0"/>
    <w:rsid w:val="00C71E15"/>
    <w:rsid w:val="00C72A19"/>
    <w:rsid w:val="00C72C0E"/>
    <w:rsid w:val="00C73E9E"/>
    <w:rsid w:val="00C74121"/>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1B21"/>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7113"/>
    <w:rsid w:val="00CA7F7D"/>
    <w:rsid w:val="00CB00F5"/>
    <w:rsid w:val="00CB07BB"/>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498"/>
    <w:rsid w:val="00CE0D38"/>
    <w:rsid w:val="00CE137C"/>
    <w:rsid w:val="00CE17B4"/>
    <w:rsid w:val="00CE265F"/>
    <w:rsid w:val="00CE2D1B"/>
    <w:rsid w:val="00CE36F6"/>
    <w:rsid w:val="00CE4576"/>
    <w:rsid w:val="00CE45D4"/>
    <w:rsid w:val="00CE5055"/>
    <w:rsid w:val="00CE747D"/>
    <w:rsid w:val="00CF3041"/>
    <w:rsid w:val="00CF378E"/>
    <w:rsid w:val="00CF47B6"/>
    <w:rsid w:val="00CF4EAC"/>
    <w:rsid w:val="00CF561D"/>
    <w:rsid w:val="00CF59FC"/>
    <w:rsid w:val="00CF5ACA"/>
    <w:rsid w:val="00CF6297"/>
    <w:rsid w:val="00CF739F"/>
    <w:rsid w:val="00CF77A0"/>
    <w:rsid w:val="00D00EE3"/>
    <w:rsid w:val="00D01CBA"/>
    <w:rsid w:val="00D020B2"/>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17C67"/>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5C5D"/>
    <w:rsid w:val="00D462CC"/>
    <w:rsid w:val="00D466FE"/>
    <w:rsid w:val="00D470C1"/>
    <w:rsid w:val="00D515EA"/>
    <w:rsid w:val="00D516B2"/>
    <w:rsid w:val="00D54960"/>
    <w:rsid w:val="00D54DD9"/>
    <w:rsid w:val="00D55F70"/>
    <w:rsid w:val="00D614D0"/>
    <w:rsid w:val="00D61794"/>
    <w:rsid w:val="00D61BC2"/>
    <w:rsid w:val="00D63105"/>
    <w:rsid w:val="00D634A1"/>
    <w:rsid w:val="00D63641"/>
    <w:rsid w:val="00D665B1"/>
    <w:rsid w:val="00D6694D"/>
    <w:rsid w:val="00D67FBE"/>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2C10"/>
    <w:rsid w:val="00D83833"/>
    <w:rsid w:val="00D838A9"/>
    <w:rsid w:val="00D84FC7"/>
    <w:rsid w:val="00D85F57"/>
    <w:rsid w:val="00D90598"/>
    <w:rsid w:val="00D90E1D"/>
    <w:rsid w:val="00D9104D"/>
    <w:rsid w:val="00D91345"/>
    <w:rsid w:val="00D91720"/>
    <w:rsid w:val="00D92124"/>
    <w:rsid w:val="00D92866"/>
    <w:rsid w:val="00D929E3"/>
    <w:rsid w:val="00D92F0C"/>
    <w:rsid w:val="00D93883"/>
    <w:rsid w:val="00D93A07"/>
    <w:rsid w:val="00D958D3"/>
    <w:rsid w:val="00D959D0"/>
    <w:rsid w:val="00D96FB2"/>
    <w:rsid w:val="00DA0BA9"/>
    <w:rsid w:val="00DA343D"/>
    <w:rsid w:val="00DA3DB3"/>
    <w:rsid w:val="00DA3E3E"/>
    <w:rsid w:val="00DA40E5"/>
    <w:rsid w:val="00DA7F94"/>
    <w:rsid w:val="00DB31FC"/>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347"/>
    <w:rsid w:val="00DC57BB"/>
    <w:rsid w:val="00DC63C4"/>
    <w:rsid w:val="00DC6D34"/>
    <w:rsid w:val="00DC774F"/>
    <w:rsid w:val="00DD02FD"/>
    <w:rsid w:val="00DD1C95"/>
    <w:rsid w:val="00DD1E2A"/>
    <w:rsid w:val="00DD49B0"/>
    <w:rsid w:val="00DD56EA"/>
    <w:rsid w:val="00DD59C5"/>
    <w:rsid w:val="00DD5CAD"/>
    <w:rsid w:val="00DD6084"/>
    <w:rsid w:val="00DD61C4"/>
    <w:rsid w:val="00DD6202"/>
    <w:rsid w:val="00DD6D15"/>
    <w:rsid w:val="00DE049C"/>
    <w:rsid w:val="00DE13EB"/>
    <w:rsid w:val="00DE2285"/>
    <w:rsid w:val="00DE3F69"/>
    <w:rsid w:val="00DE460A"/>
    <w:rsid w:val="00DE4BE5"/>
    <w:rsid w:val="00DE4F68"/>
    <w:rsid w:val="00DE52FE"/>
    <w:rsid w:val="00DE5326"/>
    <w:rsid w:val="00DE5473"/>
    <w:rsid w:val="00DE54DB"/>
    <w:rsid w:val="00DE71F1"/>
    <w:rsid w:val="00DF0B85"/>
    <w:rsid w:val="00DF1269"/>
    <w:rsid w:val="00DF24A3"/>
    <w:rsid w:val="00DF2BA1"/>
    <w:rsid w:val="00DF386C"/>
    <w:rsid w:val="00DF3CEE"/>
    <w:rsid w:val="00DF3F4C"/>
    <w:rsid w:val="00DF42FC"/>
    <w:rsid w:val="00DF4B04"/>
    <w:rsid w:val="00DF673A"/>
    <w:rsid w:val="00DF7843"/>
    <w:rsid w:val="00E009E4"/>
    <w:rsid w:val="00E00A40"/>
    <w:rsid w:val="00E01BBA"/>
    <w:rsid w:val="00E03227"/>
    <w:rsid w:val="00E0371A"/>
    <w:rsid w:val="00E04D61"/>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D9B"/>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F88"/>
    <w:rsid w:val="00E40693"/>
    <w:rsid w:val="00E40AC8"/>
    <w:rsid w:val="00E40D04"/>
    <w:rsid w:val="00E40FA3"/>
    <w:rsid w:val="00E4130C"/>
    <w:rsid w:val="00E41C66"/>
    <w:rsid w:val="00E42B85"/>
    <w:rsid w:val="00E43CF3"/>
    <w:rsid w:val="00E45082"/>
    <w:rsid w:val="00E459FC"/>
    <w:rsid w:val="00E4657F"/>
    <w:rsid w:val="00E514B7"/>
    <w:rsid w:val="00E5173C"/>
    <w:rsid w:val="00E5234D"/>
    <w:rsid w:val="00E53957"/>
    <w:rsid w:val="00E547B2"/>
    <w:rsid w:val="00E54906"/>
    <w:rsid w:val="00E54F9A"/>
    <w:rsid w:val="00E55798"/>
    <w:rsid w:val="00E561F5"/>
    <w:rsid w:val="00E579A0"/>
    <w:rsid w:val="00E626FC"/>
    <w:rsid w:val="00E62B3D"/>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CAE"/>
    <w:rsid w:val="00E87336"/>
    <w:rsid w:val="00E90BE8"/>
    <w:rsid w:val="00E91631"/>
    <w:rsid w:val="00E91AA9"/>
    <w:rsid w:val="00E91E10"/>
    <w:rsid w:val="00E959B8"/>
    <w:rsid w:val="00E95AB3"/>
    <w:rsid w:val="00E961DE"/>
    <w:rsid w:val="00E967DE"/>
    <w:rsid w:val="00E969AB"/>
    <w:rsid w:val="00E96A1C"/>
    <w:rsid w:val="00E971DA"/>
    <w:rsid w:val="00E97941"/>
    <w:rsid w:val="00EA0854"/>
    <w:rsid w:val="00EA0888"/>
    <w:rsid w:val="00EA08C9"/>
    <w:rsid w:val="00EA08E3"/>
    <w:rsid w:val="00EA1A81"/>
    <w:rsid w:val="00EA2DEF"/>
    <w:rsid w:val="00EA4242"/>
    <w:rsid w:val="00EA4635"/>
    <w:rsid w:val="00EA544D"/>
    <w:rsid w:val="00EA5D48"/>
    <w:rsid w:val="00EA6F23"/>
    <w:rsid w:val="00EA7BAE"/>
    <w:rsid w:val="00EA7BF0"/>
    <w:rsid w:val="00EB0697"/>
    <w:rsid w:val="00EB1FEC"/>
    <w:rsid w:val="00EB28E5"/>
    <w:rsid w:val="00EB2A87"/>
    <w:rsid w:val="00EB31DB"/>
    <w:rsid w:val="00EB3579"/>
    <w:rsid w:val="00EB3FB8"/>
    <w:rsid w:val="00EB3FD8"/>
    <w:rsid w:val="00EB4F7A"/>
    <w:rsid w:val="00EB505F"/>
    <w:rsid w:val="00EB5084"/>
    <w:rsid w:val="00EB5F8E"/>
    <w:rsid w:val="00EB604F"/>
    <w:rsid w:val="00EB6C8F"/>
    <w:rsid w:val="00EB7F0F"/>
    <w:rsid w:val="00EC0846"/>
    <w:rsid w:val="00EC0B2F"/>
    <w:rsid w:val="00EC1FA7"/>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625B"/>
    <w:rsid w:val="00ED7DD6"/>
    <w:rsid w:val="00EE078F"/>
    <w:rsid w:val="00EE0D93"/>
    <w:rsid w:val="00EE309D"/>
    <w:rsid w:val="00EE5836"/>
    <w:rsid w:val="00EE5E22"/>
    <w:rsid w:val="00EE62C4"/>
    <w:rsid w:val="00EE6784"/>
    <w:rsid w:val="00EE7C9E"/>
    <w:rsid w:val="00EF1906"/>
    <w:rsid w:val="00EF4580"/>
    <w:rsid w:val="00EF467B"/>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15E76"/>
    <w:rsid w:val="00F200E0"/>
    <w:rsid w:val="00F207C6"/>
    <w:rsid w:val="00F2125E"/>
    <w:rsid w:val="00F21432"/>
    <w:rsid w:val="00F215DC"/>
    <w:rsid w:val="00F225BD"/>
    <w:rsid w:val="00F2316A"/>
    <w:rsid w:val="00F247F9"/>
    <w:rsid w:val="00F24FD2"/>
    <w:rsid w:val="00F252F5"/>
    <w:rsid w:val="00F2530E"/>
    <w:rsid w:val="00F25B4D"/>
    <w:rsid w:val="00F25CDB"/>
    <w:rsid w:val="00F261BA"/>
    <w:rsid w:val="00F26322"/>
    <w:rsid w:val="00F2641B"/>
    <w:rsid w:val="00F270B6"/>
    <w:rsid w:val="00F309C5"/>
    <w:rsid w:val="00F310AC"/>
    <w:rsid w:val="00F325DF"/>
    <w:rsid w:val="00F327CB"/>
    <w:rsid w:val="00F3380D"/>
    <w:rsid w:val="00F33FD4"/>
    <w:rsid w:val="00F345B3"/>
    <w:rsid w:val="00F347A2"/>
    <w:rsid w:val="00F34EDE"/>
    <w:rsid w:val="00F35542"/>
    <w:rsid w:val="00F35A16"/>
    <w:rsid w:val="00F35E01"/>
    <w:rsid w:val="00F3671F"/>
    <w:rsid w:val="00F36851"/>
    <w:rsid w:val="00F36EB0"/>
    <w:rsid w:val="00F37450"/>
    <w:rsid w:val="00F37474"/>
    <w:rsid w:val="00F37539"/>
    <w:rsid w:val="00F378CF"/>
    <w:rsid w:val="00F40D58"/>
    <w:rsid w:val="00F40ED9"/>
    <w:rsid w:val="00F40F7E"/>
    <w:rsid w:val="00F41133"/>
    <w:rsid w:val="00F421F9"/>
    <w:rsid w:val="00F42E29"/>
    <w:rsid w:val="00F43145"/>
    <w:rsid w:val="00F43DA5"/>
    <w:rsid w:val="00F44EAB"/>
    <w:rsid w:val="00F44FAB"/>
    <w:rsid w:val="00F45E40"/>
    <w:rsid w:val="00F45FE3"/>
    <w:rsid w:val="00F46590"/>
    <w:rsid w:val="00F47575"/>
    <w:rsid w:val="00F50BF5"/>
    <w:rsid w:val="00F5129E"/>
    <w:rsid w:val="00F513C3"/>
    <w:rsid w:val="00F518F7"/>
    <w:rsid w:val="00F53849"/>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80774"/>
    <w:rsid w:val="00F80859"/>
    <w:rsid w:val="00F80E99"/>
    <w:rsid w:val="00F81AC1"/>
    <w:rsid w:val="00F82077"/>
    <w:rsid w:val="00F822CE"/>
    <w:rsid w:val="00F82C6A"/>
    <w:rsid w:val="00F834B1"/>
    <w:rsid w:val="00F83539"/>
    <w:rsid w:val="00F83CF0"/>
    <w:rsid w:val="00F83F9F"/>
    <w:rsid w:val="00F842B3"/>
    <w:rsid w:val="00F84C7A"/>
    <w:rsid w:val="00F85009"/>
    <w:rsid w:val="00F85D2E"/>
    <w:rsid w:val="00F87E5F"/>
    <w:rsid w:val="00F90550"/>
    <w:rsid w:val="00F927E8"/>
    <w:rsid w:val="00F95517"/>
    <w:rsid w:val="00F96B94"/>
    <w:rsid w:val="00F96D73"/>
    <w:rsid w:val="00F9750D"/>
    <w:rsid w:val="00F9759A"/>
    <w:rsid w:val="00F97784"/>
    <w:rsid w:val="00F97B73"/>
    <w:rsid w:val="00FA159F"/>
    <w:rsid w:val="00FA16F6"/>
    <w:rsid w:val="00FA1B87"/>
    <w:rsid w:val="00FA1EDE"/>
    <w:rsid w:val="00FA255C"/>
    <w:rsid w:val="00FA311B"/>
    <w:rsid w:val="00FA365A"/>
    <w:rsid w:val="00FA38F6"/>
    <w:rsid w:val="00FA4098"/>
    <w:rsid w:val="00FA4A5E"/>
    <w:rsid w:val="00FA557A"/>
    <w:rsid w:val="00FA5623"/>
    <w:rsid w:val="00FA5C89"/>
    <w:rsid w:val="00FA6B82"/>
    <w:rsid w:val="00FA7367"/>
    <w:rsid w:val="00FA75F1"/>
    <w:rsid w:val="00FA7C3B"/>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ECD"/>
    <w:rsid w:val="00FC17C3"/>
    <w:rsid w:val="00FC25DD"/>
    <w:rsid w:val="00FC27FD"/>
    <w:rsid w:val="00FC398B"/>
    <w:rsid w:val="00FC3E89"/>
    <w:rsid w:val="00FC3FFB"/>
    <w:rsid w:val="00FC42F9"/>
    <w:rsid w:val="00FC53BE"/>
    <w:rsid w:val="00FC62BE"/>
    <w:rsid w:val="00FC6CB0"/>
    <w:rsid w:val="00FC7524"/>
    <w:rsid w:val="00FD0248"/>
    <w:rsid w:val="00FD0D97"/>
    <w:rsid w:val="00FD11A5"/>
    <w:rsid w:val="00FD2AF4"/>
    <w:rsid w:val="00FD35FD"/>
    <w:rsid w:val="00FD399B"/>
    <w:rsid w:val="00FD3A7C"/>
    <w:rsid w:val="00FD453D"/>
    <w:rsid w:val="00FD4881"/>
    <w:rsid w:val="00FD4BDB"/>
    <w:rsid w:val="00FD503F"/>
    <w:rsid w:val="00FD5212"/>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4E2E"/>
    <w:rsid w:val="00FF584E"/>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51F"/>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 w:type="character" w:customStyle="1" w:styleId="mord">
    <w:name w:val="mord"/>
    <w:basedOn w:val="Fuentedeprrafopredeter"/>
    <w:rsid w:val="00B32BAB"/>
  </w:style>
  <w:style w:type="character" w:customStyle="1" w:styleId="mrel">
    <w:name w:val="mrel"/>
    <w:basedOn w:val="Fuentedeprrafopredeter"/>
    <w:rsid w:val="00B32BAB"/>
  </w:style>
  <w:style w:type="character" w:customStyle="1" w:styleId="mopen">
    <w:name w:val="mopen"/>
    <w:basedOn w:val="Fuentedeprrafopredeter"/>
    <w:rsid w:val="00B32BAB"/>
  </w:style>
  <w:style w:type="character" w:customStyle="1" w:styleId="mop">
    <w:name w:val="mop"/>
    <w:basedOn w:val="Fuentedeprrafopredeter"/>
    <w:rsid w:val="00B32BAB"/>
  </w:style>
  <w:style w:type="character" w:customStyle="1" w:styleId="mclose">
    <w:name w:val="mclose"/>
    <w:basedOn w:val="Fuentedeprrafopredeter"/>
    <w:rsid w:val="00B32BAB"/>
  </w:style>
  <w:style w:type="character" w:customStyle="1" w:styleId="mbin">
    <w:name w:val="mbin"/>
    <w:basedOn w:val="Fuentedeprrafopredeter"/>
    <w:rsid w:val="00B32BAB"/>
  </w:style>
  <w:style w:type="character" w:customStyle="1" w:styleId="hljs-builtin">
    <w:name w:val="hljs-built_in"/>
    <w:basedOn w:val="Fuentedeprrafopredeter"/>
    <w:rsid w:val="004D26BD"/>
  </w:style>
  <w:style w:type="character" w:customStyle="1" w:styleId="hljs-comment">
    <w:name w:val="hljs-comment"/>
    <w:basedOn w:val="Fuentedeprrafopredeter"/>
    <w:rsid w:val="004D26BD"/>
  </w:style>
  <w:style w:type="character" w:customStyle="1" w:styleId="hljs-keyword">
    <w:name w:val="hljs-keyword"/>
    <w:basedOn w:val="Fuentedeprrafopredeter"/>
    <w:rsid w:val="004D26BD"/>
  </w:style>
  <w:style w:type="character" w:customStyle="1" w:styleId="hljs-title">
    <w:name w:val="hljs-title"/>
    <w:basedOn w:val="Fuentedeprrafopredeter"/>
    <w:rsid w:val="004D26BD"/>
  </w:style>
  <w:style w:type="character" w:customStyle="1" w:styleId="hljs-params">
    <w:name w:val="hljs-params"/>
    <w:basedOn w:val="Fuentedeprrafopredeter"/>
    <w:rsid w:val="004D26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746">
      <w:bodyDiv w:val="1"/>
      <w:marLeft w:val="0"/>
      <w:marRight w:val="0"/>
      <w:marTop w:val="0"/>
      <w:marBottom w:val="0"/>
      <w:divBdr>
        <w:top w:val="none" w:sz="0" w:space="0" w:color="auto"/>
        <w:left w:val="none" w:sz="0" w:space="0" w:color="auto"/>
        <w:bottom w:val="none" w:sz="0" w:space="0" w:color="auto"/>
        <w:right w:val="none" w:sz="0" w:space="0" w:color="auto"/>
      </w:divBdr>
    </w:div>
    <w:div w:id="8069386">
      <w:bodyDiv w:val="1"/>
      <w:marLeft w:val="0"/>
      <w:marRight w:val="0"/>
      <w:marTop w:val="0"/>
      <w:marBottom w:val="0"/>
      <w:divBdr>
        <w:top w:val="none" w:sz="0" w:space="0" w:color="auto"/>
        <w:left w:val="none" w:sz="0" w:space="0" w:color="auto"/>
        <w:bottom w:val="none" w:sz="0" w:space="0" w:color="auto"/>
        <w:right w:val="none" w:sz="0" w:space="0" w:color="auto"/>
      </w:divBdr>
    </w:div>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19743210">
      <w:bodyDiv w:val="1"/>
      <w:marLeft w:val="0"/>
      <w:marRight w:val="0"/>
      <w:marTop w:val="0"/>
      <w:marBottom w:val="0"/>
      <w:divBdr>
        <w:top w:val="none" w:sz="0" w:space="0" w:color="auto"/>
        <w:left w:val="none" w:sz="0" w:space="0" w:color="auto"/>
        <w:bottom w:val="none" w:sz="0" w:space="0" w:color="auto"/>
        <w:right w:val="none" w:sz="0" w:space="0" w:color="auto"/>
      </w:divBdr>
    </w:div>
    <w:div w:id="24064188">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163813">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3751630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3702121">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1776401">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79525597">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2186533">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4711749">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5930344">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08165340">
      <w:bodyDiv w:val="1"/>
      <w:marLeft w:val="0"/>
      <w:marRight w:val="0"/>
      <w:marTop w:val="0"/>
      <w:marBottom w:val="0"/>
      <w:divBdr>
        <w:top w:val="none" w:sz="0" w:space="0" w:color="auto"/>
        <w:left w:val="none" w:sz="0" w:space="0" w:color="auto"/>
        <w:bottom w:val="none" w:sz="0" w:space="0" w:color="auto"/>
        <w:right w:val="none" w:sz="0" w:space="0" w:color="auto"/>
      </w:divBdr>
    </w:div>
    <w:div w:id="109713638">
      <w:bodyDiv w:val="1"/>
      <w:marLeft w:val="0"/>
      <w:marRight w:val="0"/>
      <w:marTop w:val="0"/>
      <w:marBottom w:val="0"/>
      <w:divBdr>
        <w:top w:val="none" w:sz="0" w:space="0" w:color="auto"/>
        <w:left w:val="none" w:sz="0" w:space="0" w:color="auto"/>
        <w:bottom w:val="none" w:sz="0" w:space="0" w:color="auto"/>
        <w:right w:val="none" w:sz="0" w:space="0" w:color="auto"/>
      </w:divBdr>
    </w:div>
    <w:div w:id="110055857">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0639966">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3302114">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5410">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7859335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85413707">
      <w:bodyDiv w:val="1"/>
      <w:marLeft w:val="0"/>
      <w:marRight w:val="0"/>
      <w:marTop w:val="0"/>
      <w:marBottom w:val="0"/>
      <w:divBdr>
        <w:top w:val="none" w:sz="0" w:space="0" w:color="auto"/>
        <w:left w:val="none" w:sz="0" w:space="0" w:color="auto"/>
        <w:bottom w:val="none" w:sz="0" w:space="0" w:color="auto"/>
        <w:right w:val="none" w:sz="0" w:space="0" w:color="auto"/>
      </w:divBdr>
    </w:div>
    <w:div w:id="185948798">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198713090">
      <w:bodyDiv w:val="1"/>
      <w:marLeft w:val="0"/>
      <w:marRight w:val="0"/>
      <w:marTop w:val="0"/>
      <w:marBottom w:val="0"/>
      <w:divBdr>
        <w:top w:val="none" w:sz="0" w:space="0" w:color="auto"/>
        <w:left w:val="none" w:sz="0" w:space="0" w:color="auto"/>
        <w:bottom w:val="none" w:sz="0" w:space="0" w:color="auto"/>
        <w:right w:val="none" w:sz="0" w:space="0" w:color="auto"/>
      </w:divBdr>
    </w:div>
    <w:div w:id="201866671">
      <w:bodyDiv w:val="1"/>
      <w:marLeft w:val="0"/>
      <w:marRight w:val="0"/>
      <w:marTop w:val="0"/>
      <w:marBottom w:val="0"/>
      <w:divBdr>
        <w:top w:val="none" w:sz="0" w:space="0" w:color="auto"/>
        <w:left w:val="none" w:sz="0" w:space="0" w:color="auto"/>
        <w:bottom w:val="none" w:sz="0" w:space="0" w:color="auto"/>
        <w:right w:val="none" w:sz="0" w:space="0" w:color="auto"/>
      </w:divBdr>
    </w:div>
    <w:div w:id="205138969">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1621013">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7742043">
      <w:bodyDiv w:val="1"/>
      <w:marLeft w:val="0"/>
      <w:marRight w:val="0"/>
      <w:marTop w:val="0"/>
      <w:marBottom w:val="0"/>
      <w:divBdr>
        <w:top w:val="none" w:sz="0" w:space="0" w:color="auto"/>
        <w:left w:val="none" w:sz="0" w:space="0" w:color="auto"/>
        <w:bottom w:val="none" w:sz="0" w:space="0" w:color="auto"/>
        <w:right w:val="none" w:sz="0" w:space="0" w:color="auto"/>
      </w:divBdr>
    </w:div>
    <w:div w:id="217861994">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2010276">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205043">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028236">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029">
      <w:bodyDiv w:val="1"/>
      <w:marLeft w:val="0"/>
      <w:marRight w:val="0"/>
      <w:marTop w:val="0"/>
      <w:marBottom w:val="0"/>
      <w:divBdr>
        <w:top w:val="none" w:sz="0" w:space="0" w:color="auto"/>
        <w:left w:val="none" w:sz="0" w:space="0" w:color="auto"/>
        <w:bottom w:val="none" w:sz="0" w:space="0" w:color="auto"/>
        <w:right w:val="none" w:sz="0" w:space="0" w:color="auto"/>
      </w:divBdr>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3171601">
      <w:bodyDiv w:val="1"/>
      <w:marLeft w:val="0"/>
      <w:marRight w:val="0"/>
      <w:marTop w:val="0"/>
      <w:marBottom w:val="0"/>
      <w:divBdr>
        <w:top w:val="none" w:sz="0" w:space="0" w:color="auto"/>
        <w:left w:val="none" w:sz="0" w:space="0" w:color="auto"/>
        <w:bottom w:val="none" w:sz="0" w:space="0" w:color="auto"/>
        <w:right w:val="none" w:sz="0" w:space="0" w:color="auto"/>
      </w:divBdr>
    </w:div>
    <w:div w:id="253706745">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086705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8724754">
      <w:bodyDiv w:val="1"/>
      <w:marLeft w:val="0"/>
      <w:marRight w:val="0"/>
      <w:marTop w:val="0"/>
      <w:marBottom w:val="0"/>
      <w:divBdr>
        <w:top w:val="none" w:sz="0" w:space="0" w:color="auto"/>
        <w:left w:val="none" w:sz="0" w:space="0" w:color="auto"/>
        <w:bottom w:val="none" w:sz="0" w:space="0" w:color="auto"/>
        <w:right w:val="none" w:sz="0" w:space="0" w:color="auto"/>
      </w:divBdr>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2911060">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060641">
      <w:bodyDiv w:val="1"/>
      <w:marLeft w:val="0"/>
      <w:marRight w:val="0"/>
      <w:marTop w:val="0"/>
      <w:marBottom w:val="0"/>
      <w:divBdr>
        <w:top w:val="none" w:sz="0" w:space="0" w:color="auto"/>
        <w:left w:val="none" w:sz="0" w:space="0" w:color="auto"/>
        <w:bottom w:val="none" w:sz="0" w:space="0" w:color="auto"/>
        <w:right w:val="none" w:sz="0" w:space="0" w:color="auto"/>
      </w:divBdr>
    </w:div>
    <w:div w:id="310133075">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022712">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6517413">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3804618">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0354219">
      <w:bodyDiv w:val="1"/>
      <w:marLeft w:val="0"/>
      <w:marRight w:val="0"/>
      <w:marTop w:val="0"/>
      <w:marBottom w:val="0"/>
      <w:divBdr>
        <w:top w:val="none" w:sz="0" w:space="0" w:color="auto"/>
        <w:left w:val="none" w:sz="0" w:space="0" w:color="auto"/>
        <w:bottom w:val="none" w:sz="0" w:space="0" w:color="auto"/>
        <w:right w:val="none" w:sz="0" w:space="0" w:color="auto"/>
      </w:divBdr>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1028537">
      <w:bodyDiv w:val="1"/>
      <w:marLeft w:val="0"/>
      <w:marRight w:val="0"/>
      <w:marTop w:val="0"/>
      <w:marBottom w:val="0"/>
      <w:divBdr>
        <w:top w:val="none" w:sz="0" w:space="0" w:color="auto"/>
        <w:left w:val="none" w:sz="0" w:space="0" w:color="auto"/>
        <w:bottom w:val="none" w:sz="0" w:space="0" w:color="auto"/>
        <w:right w:val="none" w:sz="0" w:space="0" w:color="auto"/>
      </w:divBdr>
    </w:div>
    <w:div w:id="351301036">
      <w:bodyDiv w:val="1"/>
      <w:marLeft w:val="0"/>
      <w:marRight w:val="0"/>
      <w:marTop w:val="0"/>
      <w:marBottom w:val="0"/>
      <w:divBdr>
        <w:top w:val="none" w:sz="0" w:space="0" w:color="auto"/>
        <w:left w:val="none" w:sz="0" w:space="0" w:color="auto"/>
        <w:bottom w:val="none" w:sz="0" w:space="0" w:color="auto"/>
        <w:right w:val="none" w:sz="0" w:space="0" w:color="auto"/>
      </w:divBdr>
    </w:div>
    <w:div w:id="352616053">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0960577">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3045425">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263690">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87920781">
      <w:bodyDiv w:val="1"/>
      <w:marLeft w:val="0"/>
      <w:marRight w:val="0"/>
      <w:marTop w:val="0"/>
      <w:marBottom w:val="0"/>
      <w:divBdr>
        <w:top w:val="none" w:sz="0" w:space="0" w:color="auto"/>
        <w:left w:val="none" w:sz="0" w:space="0" w:color="auto"/>
        <w:bottom w:val="none" w:sz="0" w:space="0" w:color="auto"/>
        <w:right w:val="none" w:sz="0" w:space="0" w:color="auto"/>
      </w:divBdr>
    </w:div>
    <w:div w:id="392192616">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236">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398598011">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0954450">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2452874">
      <w:bodyDiv w:val="1"/>
      <w:marLeft w:val="0"/>
      <w:marRight w:val="0"/>
      <w:marTop w:val="0"/>
      <w:marBottom w:val="0"/>
      <w:divBdr>
        <w:top w:val="none" w:sz="0" w:space="0" w:color="auto"/>
        <w:left w:val="none" w:sz="0" w:space="0" w:color="auto"/>
        <w:bottom w:val="none" w:sz="0" w:space="0" w:color="auto"/>
        <w:right w:val="none" w:sz="0" w:space="0" w:color="auto"/>
      </w:divBdr>
    </w:div>
    <w:div w:id="422846776">
      <w:bodyDiv w:val="1"/>
      <w:marLeft w:val="0"/>
      <w:marRight w:val="0"/>
      <w:marTop w:val="0"/>
      <w:marBottom w:val="0"/>
      <w:divBdr>
        <w:top w:val="none" w:sz="0" w:space="0" w:color="auto"/>
        <w:left w:val="none" w:sz="0" w:space="0" w:color="auto"/>
        <w:bottom w:val="none" w:sz="0" w:space="0" w:color="auto"/>
        <w:right w:val="none" w:sz="0" w:space="0" w:color="auto"/>
      </w:divBdr>
    </w:div>
    <w:div w:id="425032198">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6998013">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7725110">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7314619">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3641910">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8912349">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5755387">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1047374">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87744529">
      <w:bodyDiv w:val="1"/>
      <w:marLeft w:val="0"/>
      <w:marRight w:val="0"/>
      <w:marTop w:val="0"/>
      <w:marBottom w:val="0"/>
      <w:divBdr>
        <w:top w:val="none" w:sz="0" w:space="0" w:color="auto"/>
        <w:left w:val="none" w:sz="0" w:space="0" w:color="auto"/>
        <w:bottom w:val="none" w:sz="0" w:space="0" w:color="auto"/>
        <w:right w:val="none" w:sz="0" w:space="0" w:color="auto"/>
      </w:divBdr>
    </w:div>
    <w:div w:id="488206805">
      <w:bodyDiv w:val="1"/>
      <w:marLeft w:val="0"/>
      <w:marRight w:val="0"/>
      <w:marTop w:val="0"/>
      <w:marBottom w:val="0"/>
      <w:divBdr>
        <w:top w:val="none" w:sz="0" w:space="0" w:color="auto"/>
        <w:left w:val="none" w:sz="0" w:space="0" w:color="auto"/>
        <w:bottom w:val="none" w:sz="0" w:space="0" w:color="auto"/>
        <w:right w:val="none" w:sz="0" w:space="0" w:color="auto"/>
      </w:divBdr>
    </w:div>
    <w:div w:id="491336539">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161235">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499932797">
      <w:bodyDiv w:val="1"/>
      <w:marLeft w:val="0"/>
      <w:marRight w:val="0"/>
      <w:marTop w:val="0"/>
      <w:marBottom w:val="0"/>
      <w:divBdr>
        <w:top w:val="none" w:sz="0" w:space="0" w:color="auto"/>
        <w:left w:val="none" w:sz="0" w:space="0" w:color="auto"/>
        <w:bottom w:val="none" w:sz="0" w:space="0" w:color="auto"/>
        <w:right w:val="none" w:sz="0" w:space="0" w:color="auto"/>
      </w:divBdr>
    </w:div>
    <w:div w:id="50351685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2985494">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8181306">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4736962">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0630334">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5798841">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0191658">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4127641">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4995396">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022707">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5502998">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245882">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2060267">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1428792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46977459">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42599">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69137566">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77854437">
      <w:bodyDiv w:val="1"/>
      <w:marLeft w:val="0"/>
      <w:marRight w:val="0"/>
      <w:marTop w:val="0"/>
      <w:marBottom w:val="0"/>
      <w:divBdr>
        <w:top w:val="none" w:sz="0" w:space="0" w:color="auto"/>
        <w:left w:val="none" w:sz="0" w:space="0" w:color="auto"/>
        <w:bottom w:val="none" w:sz="0" w:space="0" w:color="auto"/>
        <w:right w:val="none" w:sz="0" w:space="0" w:color="auto"/>
      </w:divBdr>
    </w:div>
    <w:div w:id="680009563">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5180153">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222775">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8535785">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1557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37942138">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59059302">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2798479">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3985406">
      <w:bodyDiv w:val="1"/>
      <w:marLeft w:val="0"/>
      <w:marRight w:val="0"/>
      <w:marTop w:val="0"/>
      <w:marBottom w:val="0"/>
      <w:divBdr>
        <w:top w:val="none" w:sz="0" w:space="0" w:color="auto"/>
        <w:left w:val="none" w:sz="0" w:space="0" w:color="auto"/>
        <w:bottom w:val="none" w:sz="0" w:space="0" w:color="auto"/>
        <w:right w:val="none" w:sz="0" w:space="0" w:color="auto"/>
      </w:divBdr>
    </w:div>
    <w:div w:id="774790416">
      <w:bodyDiv w:val="1"/>
      <w:marLeft w:val="0"/>
      <w:marRight w:val="0"/>
      <w:marTop w:val="0"/>
      <w:marBottom w:val="0"/>
      <w:divBdr>
        <w:top w:val="none" w:sz="0" w:space="0" w:color="auto"/>
        <w:left w:val="none" w:sz="0" w:space="0" w:color="auto"/>
        <w:bottom w:val="none" w:sz="0" w:space="0" w:color="auto"/>
        <w:right w:val="none" w:sz="0" w:space="0" w:color="auto"/>
      </w:divBdr>
    </w:div>
    <w:div w:id="775297852">
      <w:bodyDiv w:val="1"/>
      <w:marLeft w:val="0"/>
      <w:marRight w:val="0"/>
      <w:marTop w:val="0"/>
      <w:marBottom w:val="0"/>
      <w:divBdr>
        <w:top w:val="none" w:sz="0" w:space="0" w:color="auto"/>
        <w:left w:val="none" w:sz="0" w:space="0" w:color="auto"/>
        <w:bottom w:val="none" w:sz="0" w:space="0" w:color="auto"/>
        <w:right w:val="none" w:sz="0" w:space="0" w:color="auto"/>
      </w:divBdr>
    </w:div>
    <w:div w:id="776675892">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789516248">
      <w:bodyDiv w:val="1"/>
      <w:marLeft w:val="0"/>
      <w:marRight w:val="0"/>
      <w:marTop w:val="0"/>
      <w:marBottom w:val="0"/>
      <w:divBdr>
        <w:top w:val="none" w:sz="0" w:space="0" w:color="auto"/>
        <w:left w:val="none" w:sz="0" w:space="0" w:color="auto"/>
        <w:bottom w:val="none" w:sz="0" w:space="0" w:color="auto"/>
        <w:right w:val="none" w:sz="0" w:space="0" w:color="auto"/>
      </w:divBdr>
    </w:div>
    <w:div w:id="793137338">
      <w:bodyDiv w:val="1"/>
      <w:marLeft w:val="0"/>
      <w:marRight w:val="0"/>
      <w:marTop w:val="0"/>
      <w:marBottom w:val="0"/>
      <w:divBdr>
        <w:top w:val="none" w:sz="0" w:space="0" w:color="auto"/>
        <w:left w:val="none" w:sz="0" w:space="0" w:color="auto"/>
        <w:bottom w:val="none" w:sz="0" w:space="0" w:color="auto"/>
        <w:right w:val="none" w:sz="0" w:space="0" w:color="auto"/>
      </w:divBdr>
    </w:div>
    <w:div w:id="794327945">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745557">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58741775">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62747410">
      <w:bodyDiv w:val="1"/>
      <w:marLeft w:val="0"/>
      <w:marRight w:val="0"/>
      <w:marTop w:val="0"/>
      <w:marBottom w:val="0"/>
      <w:divBdr>
        <w:top w:val="none" w:sz="0" w:space="0" w:color="auto"/>
        <w:left w:val="none" w:sz="0" w:space="0" w:color="auto"/>
        <w:bottom w:val="none" w:sz="0" w:space="0" w:color="auto"/>
        <w:right w:val="none" w:sz="0" w:space="0" w:color="auto"/>
      </w:divBdr>
    </w:div>
    <w:div w:id="872308520">
      <w:bodyDiv w:val="1"/>
      <w:marLeft w:val="0"/>
      <w:marRight w:val="0"/>
      <w:marTop w:val="0"/>
      <w:marBottom w:val="0"/>
      <w:divBdr>
        <w:top w:val="none" w:sz="0" w:space="0" w:color="auto"/>
        <w:left w:val="none" w:sz="0" w:space="0" w:color="auto"/>
        <w:bottom w:val="none" w:sz="0" w:space="0" w:color="auto"/>
        <w:right w:val="none" w:sz="0" w:space="0" w:color="auto"/>
      </w:divBdr>
    </w:div>
    <w:div w:id="872767268">
      <w:bodyDiv w:val="1"/>
      <w:marLeft w:val="0"/>
      <w:marRight w:val="0"/>
      <w:marTop w:val="0"/>
      <w:marBottom w:val="0"/>
      <w:divBdr>
        <w:top w:val="none" w:sz="0" w:space="0" w:color="auto"/>
        <w:left w:val="none" w:sz="0" w:space="0" w:color="auto"/>
        <w:bottom w:val="none" w:sz="0" w:space="0" w:color="auto"/>
        <w:right w:val="none" w:sz="0" w:space="0" w:color="auto"/>
      </w:divBdr>
    </w:div>
    <w:div w:id="874343923">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0410285">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09343429">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5238249">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25849540">
      <w:bodyDiv w:val="1"/>
      <w:marLeft w:val="0"/>
      <w:marRight w:val="0"/>
      <w:marTop w:val="0"/>
      <w:marBottom w:val="0"/>
      <w:divBdr>
        <w:top w:val="none" w:sz="0" w:space="0" w:color="auto"/>
        <w:left w:val="none" w:sz="0" w:space="0" w:color="auto"/>
        <w:bottom w:val="none" w:sz="0" w:space="0" w:color="auto"/>
        <w:right w:val="none" w:sz="0" w:space="0" w:color="auto"/>
      </w:divBdr>
    </w:div>
    <w:div w:id="93140023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34750350">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1421141">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5546933">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3679184">
      <w:bodyDiv w:val="1"/>
      <w:marLeft w:val="0"/>
      <w:marRight w:val="0"/>
      <w:marTop w:val="0"/>
      <w:marBottom w:val="0"/>
      <w:divBdr>
        <w:top w:val="none" w:sz="0" w:space="0" w:color="auto"/>
        <w:left w:val="none" w:sz="0" w:space="0" w:color="auto"/>
        <w:bottom w:val="none" w:sz="0" w:space="0" w:color="auto"/>
        <w:right w:val="none" w:sz="0" w:space="0" w:color="auto"/>
      </w:divBdr>
    </w:div>
    <w:div w:id="974919205">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6759839">
      <w:bodyDiv w:val="1"/>
      <w:marLeft w:val="0"/>
      <w:marRight w:val="0"/>
      <w:marTop w:val="0"/>
      <w:marBottom w:val="0"/>
      <w:divBdr>
        <w:top w:val="none" w:sz="0" w:space="0" w:color="auto"/>
        <w:left w:val="none" w:sz="0" w:space="0" w:color="auto"/>
        <w:bottom w:val="none" w:sz="0" w:space="0" w:color="auto"/>
        <w:right w:val="none" w:sz="0" w:space="0" w:color="auto"/>
      </w:divBdr>
    </w:div>
    <w:div w:id="977296697">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79266793">
      <w:bodyDiv w:val="1"/>
      <w:marLeft w:val="0"/>
      <w:marRight w:val="0"/>
      <w:marTop w:val="0"/>
      <w:marBottom w:val="0"/>
      <w:divBdr>
        <w:top w:val="none" w:sz="0" w:space="0" w:color="auto"/>
        <w:left w:val="none" w:sz="0" w:space="0" w:color="auto"/>
        <w:bottom w:val="none" w:sz="0" w:space="0" w:color="auto"/>
        <w:right w:val="none" w:sz="0" w:space="0" w:color="auto"/>
      </w:divBdr>
    </w:div>
    <w:div w:id="983461799">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3048352">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183416">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67145983">
      <w:bodyDiv w:val="1"/>
      <w:marLeft w:val="0"/>
      <w:marRight w:val="0"/>
      <w:marTop w:val="0"/>
      <w:marBottom w:val="0"/>
      <w:divBdr>
        <w:top w:val="none" w:sz="0" w:space="0" w:color="auto"/>
        <w:left w:val="none" w:sz="0" w:space="0" w:color="auto"/>
        <w:bottom w:val="none" w:sz="0" w:space="0" w:color="auto"/>
        <w:right w:val="none" w:sz="0" w:space="0" w:color="auto"/>
      </w:divBdr>
    </w:div>
    <w:div w:id="1070007673">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6194703">
      <w:bodyDiv w:val="1"/>
      <w:marLeft w:val="0"/>
      <w:marRight w:val="0"/>
      <w:marTop w:val="0"/>
      <w:marBottom w:val="0"/>
      <w:divBdr>
        <w:top w:val="none" w:sz="0" w:space="0" w:color="auto"/>
        <w:left w:val="none" w:sz="0" w:space="0" w:color="auto"/>
        <w:bottom w:val="none" w:sz="0" w:space="0" w:color="auto"/>
        <w:right w:val="none" w:sz="0" w:space="0" w:color="auto"/>
      </w:divBdr>
    </w:div>
    <w:div w:id="1087002601">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0927434">
      <w:bodyDiv w:val="1"/>
      <w:marLeft w:val="0"/>
      <w:marRight w:val="0"/>
      <w:marTop w:val="0"/>
      <w:marBottom w:val="0"/>
      <w:divBdr>
        <w:top w:val="none" w:sz="0" w:space="0" w:color="auto"/>
        <w:left w:val="none" w:sz="0" w:space="0" w:color="auto"/>
        <w:bottom w:val="none" w:sz="0" w:space="0" w:color="auto"/>
        <w:right w:val="none" w:sz="0" w:space="0" w:color="auto"/>
      </w:divBdr>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07314185">
      <w:bodyDiv w:val="1"/>
      <w:marLeft w:val="0"/>
      <w:marRight w:val="0"/>
      <w:marTop w:val="0"/>
      <w:marBottom w:val="0"/>
      <w:divBdr>
        <w:top w:val="none" w:sz="0" w:space="0" w:color="auto"/>
        <w:left w:val="none" w:sz="0" w:space="0" w:color="auto"/>
        <w:bottom w:val="none" w:sz="0" w:space="0" w:color="auto"/>
        <w:right w:val="none" w:sz="0" w:space="0" w:color="auto"/>
      </w:divBdr>
    </w:div>
    <w:div w:id="1109081108">
      <w:bodyDiv w:val="1"/>
      <w:marLeft w:val="0"/>
      <w:marRight w:val="0"/>
      <w:marTop w:val="0"/>
      <w:marBottom w:val="0"/>
      <w:divBdr>
        <w:top w:val="none" w:sz="0" w:space="0" w:color="auto"/>
        <w:left w:val="none" w:sz="0" w:space="0" w:color="auto"/>
        <w:bottom w:val="none" w:sz="0" w:space="0" w:color="auto"/>
        <w:right w:val="none" w:sz="0" w:space="0" w:color="auto"/>
      </w:divBdr>
    </w:div>
    <w:div w:id="1113086599">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29083333">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491485">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1192311">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3548278">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4030473">
      <w:bodyDiv w:val="1"/>
      <w:marLeft w:val="0"/>
      <w:marRight w:val="0"/>
      <w:marTop w:val="0"/>
      <w:marBottom w:val="0"/>
      <w:divBdr>
        <w:top w:val="none" w:sz="0" w:space="0" w:color="auto"/>
        <w:left w:val="none" w:sz="0" w:space="0" w:color="auto"/>
        <w:bottom w:val="none" w:sz="0" w:space="0" w:color="auto"/>
        <w:right w:val="none" w:sz="0" w:space="0" w:color="auto"/>
      </w:divBdr>
    </w:div>
    <w:div w:id="1155991944">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77425346">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190531454">
      <w:bodyDiv w:val="1"/>
      <w:marLeft w:val="0"/>
      <w:marRight w:val="0"/>
      <w:marTop w:val="0"/>
      <w:marBottom w:val="0"/>
      <w:divBdr>
        <w:top w:val="none" w:sz="0" w:space="0" w:color="auto"/>
        <w:left w:val="none" w:sz="0" w:space="0" w:color="auto"/>
        <w:bottom w:val="none" w:sz="0" w:space="0" w:color="auto"/>
        <w:right w:val="none" w:sz="0" w:space="0" w:color="auto"/>
      </w:divBdr>
    </w:div>
    <w:div w:id="1191992615">
      <w:bodyDiv w:val="1"/>
      <w:marLeft w:val="0"/>
      <w:marRight w:val="0"/>
      <w:marTop w:val="0"/>
      <w:marBottom w:val="0"/>
      <w:divBdr>
        <w:top w:val="none" w:sz="0" w:space="0" w:color="auto"/>
        <w:left w:val="none" w:sz="0" w:space="0" w:color="auto"/>
        <w:bottom w:val="none" w:sz="0" w:space="0" w:color="auto"/>
        <w:right w:val="none" w:sz="0" w:space="0" w:color="auto"/>
      </w:divBdr>
    </w:div>
    <w:div w:id="1200363875">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2666830">
      <w:bodyDiv w:val="1"/>
      <w:marLeft w:val="0"/>
      <w:marRight w:val="0"/>
      <w:marTop w:val="0"/>
      <w:marBottom w:val="0"/>
      <w:divBdr>
        <w:top w:val="none" w:sz="0" w:space="0" w:color="auto"/>
        <w:left w:val="none" w:sz="0" w:space="0" w:color="auto"/>
        <w:bottom w:val="none" w:sz="0" w:space="0" w:color="auto"/>
        <w:right w:val="none" w:sz="0" w:space="0" w:color="auto"/>
      </w:divBdr>
    </w:div>
    <w:div w:id="1203514409">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12308212">
      <w:bodyDiv w:val="1"/>
      <w:marLeft w:val="0"/>
      <w:marRight w:val="0"/>
      <w:marTop w:val="0"/>
      <w:marBottom w:val="0"/>
      <w:divBdr>
        <w:top w:val="none" w:sz="0" w:space="0" w:color="auto"/>
        <w:left w:val="none" w:sz="0" w:space="0" w:color="auto"/>
        <w:bottom w:val="none" w:sz="0" w:space="0" w:color="auto"/>
        <w:right w:val="none" w:sz="0" w:space="0" w:color="auto"/>
      </w:divBdr>
    </w:div>
    <w:div w:id="1214344502">
      <w:bodyDiv w:val="1"/>
      <w:marLeft w:val="0"/>
      <w:marRight w:val="0"/>
      <w:marTop w:val="0"/>
      <w:marBottom w:val="0"/>
      <w:divBdr>
        <w:top w:val="none" w:sz="0" w:space="0" w:color="auto"/>
        <w:left w:val="none" w:sz="0" w:space="0" w:color="auto"/>
        <w:bottom w:val="none" w:sz="0" w:space="0" w:color="auto"/>
        <w:right w:val="none" w:sz="0" w:space="0" w:color="auto"/>
      </w:divBdr>
    </w:div>
    <w:div w:id="1221280957">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31623231">
      <w:bodyDiv w:val="1"/>
      <w:marLeft w:val="0"/>
      <w:marRight w:val="0"/>
      <w:marTop w:val="0"/>
      <w:marBottom w:val="0"/>
      <w:divBdr>
        <w:top w:val="none" w:sz="0" w:space="0" w:color="auto"/>
        <w:left w:val="none" w:sz="0" w:space="0" w:color="auto"/>
        <w:bottom w:val="none" w:sz="0" w:space="0" w:color="auto"/>
        <w:right w:val="none" w:sz="0" w:space="0" w:color="auto"/>
      </w:divBdr>
    </w:div>
    <w:div w:id="1236010262">
      <w:bodyDiv w:val="1"/>
      <w:marLeft w:val="0"/>
      <w:marRight w:val="0"/>
      <w:marTop w:val="0"/>
      <w:marBottom w:val="0"/>
      <w:divBdr>
        <w:top w:val="none" w:sz="0" w:space="0" w:color="auto"/>
        <w:left w:val="none" w:sz="0" w:space="0" w:color="auto"/>
        <w:bottom w:val="none" w:sz="0" w:space="0" w:color="auto"/>
        <w:right w:val="none" w:sz="0" w:space="0" w:color="auto"/>
      </w:divBdr>
    </w:div>
    <w:div w:id="123812530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5983">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1306447">
      <w:bodyDiv w:val="1"/>
      <w:marLeft w:val="0"/>
      <w:marRight w:val="0"/>
      <w:marTop w:val="0"/>
      <w:marBottom w:val="0"/>
      <w:divBdr>
        <w:top w:val="none" w:sz="0" w:space="0" w:color="auto"/>
        <w:left w:val="none" w:sz="0" w:space="0" w:color="auto"/>
        <w:bottom w:val="none" w:sz="0" w:space="0" w:color="auto"/>
        <w:right w:val="none" w:sz="0" w:space="0" w:color="auto"/>
      </w:divBdr>
    </w:div>
    <w:div w:id="1252398877">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3776084">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66570411">
      <w:bodyDiv w:val="1"/>
      <w:marLeft w:val="0"/>
      <w:marRight w:val="0"/>
      <w:marTop w:val="0"/>
      <w:marBottom w:val="0"/>
      <w:divBdr>
        <w:top w:val="none" w:sz="0" w:space="0" w:color="auto"/>
        <w:left w:val="none" w:sz="0" w:space="0" w:color="auto"/>
        <w:bottom w:val="none" w:sz="0" w:space="0" w:color="auto"/>
        <w:right w:val="none" w:sz="0" w:space="0" w:color="auto"/>
      </w:divBdr>
    </w:div>
    <w:div w:id="1267732007">
      <w:bodyDiv w:val="1"/>
      <w:marLeft w:val="0"/>
      <w:marRight w:val="0"/>
      <w:marTop w:val="0"/>
      <w:marBottom w:val="0"/>
      <w:divBdr>
        <w:top w:val="none" w:sz="0" w:space="0" w:color="auto"/>
        <w:left w:val="none" w:sz="0" w:space="0" w:color="auto"/>
        <w:bottom w:val="none" w:sz="0" w:space="0" w:color="auto"/>
        <w:right w:val="none" w:sz="0" w:space="0" w:color="auto"/>
      </w:divBdr>
    </w:div>
    <w:div w:id="1269851847">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79796135">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5768843">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21900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4047114">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2902072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34800092">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0568683">
      <w:bodyDiv w:val="1"/>
      <w:marLeft w:val="0"/>
      <w:marRight w:val="0"/>
      <w:marTop w:val="0"/>
      <w:marBottom w:val="0"/>
      <w:divBdr>
        <w:top w:val="none" w:sz="0" w:space="0" w:color="auto"/>
        <w:left w:val="none" w:sz="0" w:space="0" w:color="auto"/>
        <w:bottom w:val="none" w:sz="0" w:space="0" w:color="auto"/>
        <w:right w:val="none" w:sz="0" w:space="0" w:color="auto"/>
      </w:divBdr>
    </w:div>
    <w:div w:id="1350988914">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3771309">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5428451">
      <w:bodyDiv w:val="1"/>
      <w:marLeft w:val="0"/>
      <w:marRight w:val="0"/>
      <w:marTop w:val="0"/>
      <w:marBottom w:val="0"/>
      <w:divBdr>
        <w:top w:val="none" w:sz="0" w:space="0" w:color="auto"/>
        <w:left w:val="none" w:sz="0" w:space="0" w:color="auto"/>
        <w:bottom w:val="none" w:sz="0" w:space="0" w:color="auto"/>
        <w:right w:val="none" w:sz="0" w:space="0" w:color="auto"/>
      </w:divBdr>
    </w:div>
    <w:div w:id="1376008738">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87995371">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396852736">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6107517">
      <w:bodyDiv w:val="1"/>
      <w:marLeft w:val="0"/>
      <w:marRight w:val="0"/>
      <w:marTop w:val="0"/>
      <w:marBottom w:val="0"/>
      <w:divBdr>
        <w:top w:val="none" w:sz="0" w:space="0" w:color="auto"/>
        <w:left w:val="none" w:sz="0" w:space="0" w:color="auto"/>
        <w:bottom w:val="none" w:sz="0" w:space="0" w:color="auto"/>
        <w:right w:val="none" w:sz="0" w:space="0" w:color="auto"/>
      </w:divBdr>
    </w:div>
    <w:div w:id="1406687056">
      <w:bodyDiv w:val="1"/>
      <w:marLeft w:val="0"/>
      <w:marRight w:val="0"/>
      <w:marTop w:val="0"/>
      <w:marBottom w:val="0"/>
      <w:divBdr>
        <w:top w:val="none" w:sz="0" w:space="0" w:color="auto"/>
        <w:left w:val="none" w:sz="0" w:space="0" w:color="auto"/>
        <w:bottom w:val="none" w:sz="0" w:space="0" w:color="auto"/>
        <w:right w:val="none" w:sz="0" w:space="0" w:color="auto"/>
      </w:divBdr>
    </w:div>
    <w:div w:id="1407529760">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501780">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13745007">
      <w:bodyDiv w:val="1"/>
      <w:marLeft w:val="0"/>
      <w:marRight w:val="0"/>
      <w:marTop w:val="0"/>
      <w:marBottom w:val="0"/>
      <w:divBdr>
        <w:top w:val="none" w:sz="0" w:space="0" w:color="auto"/>
        <w:left w:val="none" w:sz="0" w:space="0" w:color="auto"/>
        <w:bottom w:val="none" w:sz="0" w:space="0" w:color="auto"/>
        <w:right w:val="none" w:sz="0" w:space="0" w:color="auto"/>
      </w:divBdr>
    </w:div>
    <w:div w:id="1420058540">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28579578">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4105763">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35696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55826489">
      <w:bodyDiv w:val="1"/>
      <w:marLeft w:val="0"/>
      <w:marRight w:val="0"/>
      <w:marTop w:val="0"/>
      <w:marBottom w:val="0"/>
      <w:divBdr>
        <w:top w:val="none" w:sz="0" w:space="0" w:color="auto"/>
        <w:left w:val="none" w:sz="0" w:space="0" w:color="auto"/>
        <w:bottom w:val="none" w:sz="0" w:space="0" w:color="auto"/>
        <w:right w:val="none" w:sz="0" w:space="0" w:color="auto"/>
      </w:divBdr>
    </w:div>
    <w:div w:id="1456219761">
      <w:bodyDiv w:val="1"/>
      <w:marLeft w:val="0"/>
      <w:marRight w:val="0"/>
      <w:marTop w:val="0"/>
      <w:marBottom w:val="0"/>
      <w:divBdr>
        <w:top w:val="none" w:sz="0" w:space="0" w:color="auto"/>
        <w:left w:val="none" w:sz="0" w:space="0" w:color="auto"/>
        <w:bottom w:val="none" w:sz="0" w:space="0" w:color="auto"/>
        <w:right w:val="none" w:sz="0" w:space="0" w:color="auto"/>
      </w:divBdr>
    </w:div>
    <w:div w:id="145937532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2164">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3230664">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6489529">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638489">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701625">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1552955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207232">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0976243">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64753051">
      <w:bodyDiv w:val="1"/>
      <w:marLeft w:val="0"/>
      <w:marRight w:val="0"/>
      <w:marTop w:val="0"/>
      <w:marBottom w:val="0"/>
      <w:divBdr>
        <w:top w:val="none" w:sz="0" w:space="0" w:color="auto"/>
        <w:left w:val="none" w:sz="0" w:space="0" w:color="auto"/>
        <w:bottom w:val="none" w:sz="0" w:space="0" w:color="auto"/>
        <w:right w:val="none" w:sz="0" w:space="0" w:color="auto"/>
      </w:divBdr>
    </w:div>
    <w:div w:id="1566797435">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5108490">
      <w:bodyDiv w:val="1"/>
      <w:marLeft w:val="0"/>
      <w:marRight w:val="0"/>
      <w:marTop w:val="0"/>
      <w:marBottom w:val="0"/>
      <w:divBdr>
        <w:top w:val="none" w:sz="0" w:space="0" w:color="auto"/>
        <w:left w:val="none" w:sz="0" w:space="0" w:color="auto"/>
        <w:bottom w:val="none" w:sz="0" w:space="0" w:color="auto"/>
        <w:right w:val="none" w:sz="0" w:space="0" w:color="auto"/>
      </w:divBdr>
    </w:div>
    <w:div w:id="1605382219">
      <w:bodyDiv w:val="1"/>
      <w:marLeft w:val="0"/>
      <w:marRight w:val="0"/>
      <w:marTop w:val="0"/>
      <w:marBottom w:val="0"/>
      <w:divBdr>
        <w:top w:val="none" w:sz="0" w:space="0" w:color="auto"/>
        <w:left w:val="none" w:sz="0" w:space="0" w:color="auto"/>
        <w:bottom w:val="none" w:sz="0" w:space="0" w:color="auto"/>
        <w:right w:val="none" w:sz="0" w:space="0" w:color="auto"/>
      </w:divBdr>
    </w:div>
    <w:div w:id="1606812877">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119871">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19752530">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1499823">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8820363">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3872579">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460643">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0624465">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0289">
      <w:bodyDiv w:val="1"/>
      <w:marLeft w:val="0"/>
      <w:marRight w:val="0"/>
      <w:marTop w:val="0"/>
      <w:marBottom w:val="0"/>
      <w:divBdr>
        <w:top w:val="none" w:sz="0" w:space="0" w:color="auto"/>
        <w:left w:val="none" w:sz="0" w:space="0" w:color="auto"/>
        <w:bottom w:val="none" w:sz="0" w:space="0" w:color="auto"/>
        <w:right w:val="none" w:sz="0" w:space="0" w:color="auto"/>
      </w:divBdr>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6901902">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694303377">
      <w:bodyDiv w:val="1"/>
      <w:marLeft w:val="0"/>
      <w:marRight w:val="0"/>
      <w:marTop w:val="0"/>
      <w:marBottom w:val="0"/>
      <w:divBdr>
        <w:top w:val="none" w:sz="0" w:space="0" w:color="auto"/>
        <w:left w:val="none" w:sz="0" w:space="0" w:color="auto"/>
        <w:bottom w:val="none" w:sz="0" w:space="0" w:color="auto"/>
        <w:right w:val="none" w:sz="0" w:space="0" w:color="auto"/>
      </w:divBdr>
    </w:div>
    <w:div w:id="1708529146">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8699752">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27953582">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0610722">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489804">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3409054">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131379">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2532452">
      <w:bodyDiv w:val="1"/>
      <w:marLeft w:val="0"/>
      <w:marRight w:val="0"/>
      <w:marTop w:val="0"/>
      <w:marBottom w:val="0"/>
      <w:divBdr>
        <w:top w:val="none" w:sz="0" w:space="0" w:color="auto"/>
        <w:left w:val="none" w:sz="0" w:space="0" w:color="auto"/>
        <w:bottom w:val="none" w:sz="0" w:space="0" w:color="auto"/>
        <w:right w:val="none" w:sz="0" w:space="0" w:color="auto"/>
      </w:divBdr>
    </w:div>
    <w:div w:id="1784184209">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6466252">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030254">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3813115">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7601113">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18646085">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153301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49633825">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53833039">
      <w:bodyDiv w:val="1"/>
      <w:marLeft w:val="0"/>
      <w:marRight w:val="0"/>
      <w:marTop w:val="0"/>
      <w:marBottom w:val="0"/>
      <w:divBdr>
        <w:top w:val="none" w:sz="0" w:space="0" w:color="auto"/>
        <w:left w:val="none" w:sz="0" w:space="0" w:color="auto"/>
        <w:bottom w:val="none" w:sz="0" w:space="0" w:color="auto"/>
        <w:right w:val="none" w:sz="0" w:space="0" w:color="auto"/>
      </w:divBdr>
    </w:div>
    <w:div w:id="1855655321">
      <w:bodyDiv w:val="1"/>
      <w:marLeft w:val="0"/>
      <w:marRight w:val="0"/>
      <w:marTop w:val="0"/>
      <w:marBottom w:val="0"/>
      <w:divBdr>
        <w:top w:val="none" w:sz="0" w:space="0" w:color="auto"/>
        <w:left w:val="none" w:sz="0" w:space="0" w:color="auto"/>
        <w:bottom w:val="none" w:sz="0" w:space="0" w:color="auto"/>
        <w:right w:val="none" w:sz="0" w:space="0" w:color="auto"/>
      </w:divBdr>
    </w:div>
    <w:div w:id="1859780639">
      <w:bodyDiv w:val="1"/>
      <w:marLeft w:val="0"/>
      <w:marRight w:val="0"/>
      <w:marTop w:val="0"/>
      <w:marBottom w:val="0"/>
      <w:divBdr>
        <w:top w:val="none" w:sz="0" w:space="0" w:color="auto"/>
        <w:left w:val="none" w:sz="0" w:space="0" w:color="auto"/>
        <w:bottom w:val="none" w:sz="0" w:space="0" w:color="auto"/>
        <w:right w:val="none" w:sz="0" w:space="0" w:color="auto"/>
      </w:divBdr>
    </w:div>
    <w:div w:id="1859926658">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3566321">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504899">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899172431">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4317295">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49506108">
      <w:bodyDiv w:val="1"/>
      <w:marLeft w:val="0"/>
      <w:marRight w:val="0"/>
      <w:marTop w:val="0"/>
      <w:marBottom w:val="0"/>
      <w:divBdr>
        <w:top w:val="none" w:sz="0" w:space="0" w:color="auto"/>
        <w:left w:val="none" w:sz="0" w:space="0" w:color="auto"/>
        <w:bottom w:val="none" w:sz="0" w:space="0" w:color="auto"/>
        <w:right w:val="none" w:sz="0" w:space="0" w:color="auto"/>
      </w:divBdr>
    </w:div>
    <w:div w:id="1950816287">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0524927">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3250147">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8417737">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2492679">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87121722">
      <w:bodyDiv w:val="1"/>
      <w:marLeft w:val="0"/>
      <w:marRight w:val="0"/>
      <w:marTop w:val="0"/>
      <w:marBottom w:val="0"/>
      <w:divBdr>
        <w:top w:val="none" w:sz="0" w:space="0" w:color="auto"/>
        <w:left w:val="none" w:sz="0" w:space="0" w:color="auto"/>
        <w:bottom w:val="none" w:sz="0" w:space="0" w:color="auto"/>
        <w:right w:val="none" w:sz="0" w:space="0" w:color="auto"/>
      </w:divBdr>
    </w:div>
    <w:div w:id="1987851151">
      <w:bodyDiv w:val="1"/>
      <w:marLeft w:val="0"/>
      <w:marRight w:val="0"/>
      <w:marTop w:val="0"/>
      <w:marBottom w:val="0"/>
      <w:divBdr>
        <w:top w:val="none" w:sz="0" w:space="0" w:color="auto"/>
        <w:left w:val="none" w:sz="0" w:space="0" w:color="auto"/>
        <w:bottom w:val="none" w:sz="0" w:space="0" w:color="auto"/>
        <w:right w:val="none" w:sz="0" w:space="0" w:color="auto"/>
      </w:divBdr>
    </w:div>
    <w:div w:id="1990552783">
      <w:bodyDiv w:val="1"/>
      <w:marLeft w:val="0"/>
      <w:marRight w:val="0"/>
      <w:marTop w:val="0"/>
      <w:marBottom w:val="0"/>
      <w:divBdr>
        <w:top w:val="none" w:sz="0" w:space="0" w:color="auto"/>
        <w:left w:val="none" w:sz="0" w:space="0" w:color="auto"/>
        <w:bottom w:val="none" w:sz="0" w:space="0" w:color="auto"/>
        <w:right w:val="none" w:sz="0" w:space="0" w:color="auto"/>
      </w:divBdr>
    </w:div>
    <w:div w:id="1991517673">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7687325">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1694585">
      <w:bodyDiv w:val="1"/>
      <w:marLeft w:val="0"/>
      <w:marRight w:val="0"/>
      <w:marTop w:val="0"/>
      <w:marBottom w:val="0"/>
      <w:divBdr>
        <w:top w:val="none" w:sz="0" w:space="0" w:color="auto"/>
        <w:left w:val="none" w:sz="0" w:space="0" w:color="auto"/>
        <w:bottom w:val="none" w:sz="0" w:space="0" w:color="auto"/>
        <w:right w:val="none" w:sz="0" w:space="0" w:color="auto"/>
      </w:divBdr>
    </w:div>
    <w:div w:id="2005743669">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0055886">
      <w:bodyDiv w:val="1"/>
      <w:marLeft w:val="0"/>
      <w:marRight w:val="0"/>
      <w:marTop w:val="0"/>
      <w:marBottom w:val="0"/>
      <w:divBdr>
        <w:top w:val="none" w:sz="0" w:space="0" w:color="auto"/>
        <w:left w:val="none" w:sz="0" w:space="0" w:color="auto"/>
        <w:bottom w:val="none" w:sz="0" w:space="0" w:color="auto"/>
        <w:right w:val="none" w:sz="0" w:space="0" w:color="auto"/>
      </w:divBdr>
    </w:div>
    <w:div w:id="2010399346">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18313024">
      <w:bodyDiv w:val="1"/>
      <w:marLeft w:val="0"/>
      <w:marRight w:val="0"/>
      <w:marTop w:val="0"/>
      <w:marBottom w:val="0"/>
      <w:divBdr>
        <w:top w:val="none" w:sz="0" w:space="0" w:color="auto"/>
        <w:left w:val="none" w:sz="0" w:space="0" w:color="auto"/>
        <w:bottom w:val="none" w:sz="0" w:space="0" w:color="auto"/>
        <w:right w:val="none" w:sz="0" w:space="0" w:color="auto"/>
      </w:divBdr>
    </w:div>
    <w:div w:id="2020886165">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29669965">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49259760">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58431641">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1324070">
      <w:bodyDiv w:val="1"/>
      <w:marLeft w:val="0"/>
      <w:marRight w:val="0"/>
      <w:marTop w:val="0"/>
      <w:marBottom w:val="0"/>
      <w:divBdr>
        <w:top w:val="none" w:sz="0" w:space="0" w:color="auto"/>
        <w:left w:val="none" w:sz="0" w:space="0" w:color="auto"/>
        <w:bottom w:val="none" w:sz="0" w:space="0" w:color="auto"/>
        <w:right w:val="none" w:sz="0" w:space="0" w:color="auto"/>
      </w:divBdr>
    </w:div>
    <w:div w:id="2063094607">
      <w:bodyDiv w:val="1"/>
      <w:marLeft w:val="0"/>
      <w:marRight w:val="0"/>
      <w:marTop w:val="0"/>
      <w:marBottom w:val="0"/>
      <w:divBdr>
        <w:top w:val="none" w:sz="0" w:space="0" w:color="auto"/>
        <w:left w:val="none" w:sz="0" w:space="0" w:color="auto"/>
        <w:bottom w:val="none" w:sz="0" w:space="0" w:color="auto"/>
        <w:right w:val="none" w:sz="0" w:space="0" w:color="auto"/>
      </w:divBdr>
    </w:div>
    <w:div w:id="2065719386">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78166820">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448243">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06294138">
      <w:bodyDiv w:val="1"/>
      <w:marLeft w:val="0"/>
      <w:marRight w:val="0"/>
      <w:marTop w:val="0"/>
      <w:marBottom w:val="0"/>
      <w:divBdr>
        <w:top w:val="none" w:sz="0" w:space="0" w:color="auto"/>
        <w:left w:val="none" w:sz="0" w:space="0" w:color="auto"/>
        <w:bottom w:val="none" w:sz="0" w:space="0" w:color="auto"/>
        <w:right w:val="none" w:sz="0" w:space="0" w:color="auto"/>
      </w:divBdr>
    </w:div>
    <w:div w:id="2106921151">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16903225">
      <w:bodyDiv w:val="1"/>
      <w:marLeft w:val="0"/>
      <w:marRight w:val="0"/>
      <w:marTop w:val="0"/>
      <w:marBottom w:val="0"/>
      <w:divBdr>
        <w:top w:val="none" w:sz="0" w:space="0" w:color="auto"/>
        <w:left w:val="none" w:sz="0" w:space="0" w:color="auto"/>
        <w:bottom w:val="none" w:sz="0" w:space="0" w:color="auto"/>
        <w:right w:val="none" w:sz="0" w:space="0" w:color="auto"/>
      </w:divBdr>
    </w:div>
    <w:div w:id="212141539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7961893">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28767651">
      <w:bodyDiv w:val="1"/>
      <w:marLeft w:val="0"/>
      <w:marRight w:val="0"/>
      <w:marTop w:val="0"/>
      <w:marBottom w:val="0"/>
      <w:divBdr>
        <w:top w:val="none" w:sz="0" w:space="0" w:color="auto"/>
        <w:left w:val="none" w:sz="0" w:space="0" w:color="auto"/>
        <w:bottom w:val="none" w:sz="0" w:space="0" w:color="auto"/>
        <w:right w:val="none" w:sz="0" w:space="0" w:color="auto"/>
      </w:divBdr>
    </w:div>
    <w:div w:id="2131776063">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289860">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183174">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github.com/sqlmapproject/sqlmap" TargetMode="External"/><Relationship Id="rId47" Type="http://schemas.openxmlformats.org/officeDocument/2006/relationships/hyperlink" Target="https://github.com/lm-sys/FastChat" TargetMode="External"/><Relationship Id="rId63" Type="http://schemas.openxmlformats.org/officeDocument/2006/relationships/hyperlink" Target="apendix/03_imports.html" TargetMode="External"/><Relationship Id="rId68" Type="http://schemas.openxmlformats.org/officeDocument/2006/relationships/hyperlink" Target="apendix/04_class_defs_expert.html" TargetMode="External"/><Relationship Id="rId84" Type="http://schemas.openxmlformats.org/officeDocument/2006/relationships/hyperlink" Target="apendix/10_expressions_expert.html" TargetMode="External"/><Relationship Id="rId89" Type="http://schemas.openxmlformats.org/officeDocument/2006/relationships/hyperlink" Target="apendix/12_call_args_beginner.html" TargetMode="External"/><Relationship Id="rId16" Type="http://schemas.openxmlformats.org/officeDocument/2006/relationships/footer" Target="footer2.xm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github.com/hankcs/HanLP" TargetMode="External"/><Relationship Id="rId58" Type="http://schemas.openxmlformats.org/officeDocument/2006/relationships/hyperlink" Target="apendix/01_programs_beginner.html" TargetMode="External"/><Relationship Id="rId74" Type="http://schemas.openxmlformats.org/officeDocument/2006/relationships/hyperlink" Target="apendix/06_method_defs_expert.html" TargetMode="External"/><Relationship Id="rId79" Type="http://schemas.openxmlformats.org/officeDocument/2006/relationships/hyperlink" Target="apendix/09_handlers.html" TargetMode="External"/><Relationship Id="rId102" Type="http://schemas.openxmlformats.org/officeDocument/2006/relationships/hyperlink" Target="apendix/16_parameters_expert.html" TargetMode="External"/><Relationship Id="rId5" Type="http://schemas.openxmlformats.org/officeDocument/2006/relationships/settings" Target="settings.xml"/><Relationship Id="rId90" Type="http://schemas.openxmlformats.org/officeDocument/2006/relationships/hyperlink" Target="apendix/12_call_args_expert.html" TargetMode="External"/><Relationship Id="rId95" Type="http://schemas.openxmlformats.org/officeDocument/2006/relationships/hyperlink" Target="apendix/14_variables_beginner.html"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hyperlink" Target="https://github.com/ComputationalReflection/PythonSourceCodeAnalysis" TargetMode="External"/><Relationship Id="rId48" Type="http://schemas.openxmlformats.org/officeDocument/2006/relationships/hyperlink" Target="https://github.com/shadowsocks/shadowsocks" TargetMode="External"/><Relationship Id="rId64" Type="http://schemas.openxmlformats.org/officeDocument/2006/relationships/hyperlink" Target="apendix/03_imports_beginner.html" TargetMode="External"/><Relationship Id="rId69" Type="http://schemas.openxmlformats.org/officeDocument/2006/relationships/hyperlink" Target="apendix/05_function_defs.html" TargetMode="External"/><Relationship Id="rId80" Type="http://schemas.openxmlformats.org/officeDocument/2006/relationships/hyperlink" Target="apendix/09_handlers_beginner.html" TargetMode="External"/><Relationship Id="rId85" Type="http://schemas.openxmlformats.org/officeDocument/2006/relationships/hyperlink" Target="apendix/11_comprehensions.html" TargetMode="Externa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ComputationalReflection/PythonSourceCodeAnalysis" TargetMode="External"/><Relationship Id="rId46" Type="http://schemas.openxmlformats.org/officeDocument/2006/relationships/hyperlink" Target="https://github.com/testerSunshine/12306" TargetMode="External"/><Relationship Id="rId59" Type="http://schemas.openxmlformats.org/officeDocument/2006/relationships/hyperlink" Target="apendix/01_programs_expert.html" TargetMode="External"/><Relationship Id="rId67" Type="http://schemas.openxmlformats.org/officeDocument/2006/relationships/hyperlink" Target="apendix/04_class_defs_beginner.html" TargetMode="External"/><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github.com/run-llama/llama_index" TargetMode="External"/><Relationship Id="rId54" Type="http://schemas.openxmlformats.org/officeDocument/2006/relationships/hyperlink" Target="https://github.com/httpie/cli" TargetMode="External"/><Relationship Id="rId62" Type="http://schemas.openxmlformats.org/officeDocument/2006/relationships/hyperlink" Target="apendix/02_modules_expert.html" TargetMode="External"/><Relationship Id="rId70" Type="http://schemas.openxmlformats.org/officeDocument/2006/relationships/hyperlink" Target="apendix/05_function_defs_beginner.html" TargetMode="External"/><Relationship Id="rId75" Type="http://schemas.openxmlformats.org/officeDocument/2006/relationships/hyperlink" Target="apendix/07_statements.html" TargetMode="External"/><Relationship Id="rId83" Type="http://schemas.openxmlformats.org/officeDocument/2006/relationships/hyperlink" Target="apendix/10_expressions_beginner.html" TargetMode="External"/><Relationship Id="rId88" Type="http://schemas.openxmlformats.org/officeDocument/2006/relationships/hyperlink" Target="apendix/12_call_args.html" TargetMode="External"/><Relationship Id="rId91" Type="http://schemas.openxmlformats.org/officeDocument/2006/relationships/hyperlink" Target="apendix/13_fstrings.html" TargetMode="External"/><Relationship Id="rId96" Type="http://schemas.openxmlformats.org/officeDocument/2006/relationships/hyperlink" Target="apendix/14_variables_expert.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XX-net/XX-Net" TargetMode="External"/><Relationship Id="rId57" Type="http://schemas.openxmlformats.org/officeDocument/2006/relationships/hyperlink" Target="apendix/01_programs.html" TargetMode="External"/><Relationship Id="rId10" Type="http://schemas.openxmlformats.org/officeDocument/2006/relationships/hyperlink" Target="http://www.reflection.uniovi.es/" TargetMode="External"/><Relationship Id="rId31" Type="http://schemas.openxmlformats.org/officeDocument/2006/relationships/image" Target="media/image18.png"/><Relationship Id="rId44" Type="http://schemas.openxmlformats.org/officeDocument/2006/relationships/hyperlink" Target="https://github.com/huggingface/pytorch-image-models" TargetMode="External"/><Relationship Id="rId52" Type="http://schemas.openxmlformats.org/officeDocument/2006/relationships/hyperlink" Target="https://github.com/comfyanonymous/ComfyUI" TargetMode="External"/><Relationship Id="rId60" Type="http://schemas.openxmlformats.org/officeDocument/2006/relationships/hyperlink" Target="apendix/02_modules.html" TargetMode="External"/><Relationship Id="rId65" Type="http://schemas.openxmlformats.org/officeDocument/2006/relationships/hyperlink" Target="apendix/03_imports_expert.html" TargetMode="External"/><Relationship Id="rId73" Type="http://schemas.openxmlformats.org/officeDocument/2006/relationships/hyperlink" Target="apendix/06_method_defs_beginner.html" TargetMode="External"/><Relationship Id="rId78" Type="http://schemas.openxmlformats.org/officeDocument/2006/relationships/hyperlink" Target="apendix/08_cases.html" TargetMode="External"/><Relationship Id="rId81" Type="http://schemas.openxmlformats.org/officeDocument/2006/relationships/hyperlink" Target="apendix/09_handlers_expert.html" TargetMode="External"/><Relationship Id="rId86" Type="http://schemas.openxmlformats.org/officeDocument/2006/relationships/hyperlink" Target="apendix/11_comprehensions_beginner.html" TargetMode="External"/><Relationship Id="rId94" Type="http://schemas.openxmlformats.org/officeDocument/2006/relationships/hyperlink" Target="apendix/14_variables.html" TargetMode="External"/><Relationship Id="rId99" Type="http://schemas.openxmlformats.org/officeDocument/2006/relationships/hyperlink" Target="apendix/15_vectors_expert.html" TargetMode="External"/><Relationship Id="rId101" Type="http://schemas.openxmlformats.org/officeDocument/2006/relationships/hyperlink" Target="apendix/16_parameters_beginner.html"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package" Target="embeddings/Microsoft_Visio_Drawing.vsdx"/><Relationship Id="rId39" Type="http://schemas.openxmlformats.org/officeDocument/2006/relationships/footer" Target="footer3.xml"/><Relationship Id="rId34" Type="http://schemas.openxmlformats.org/officeDocument/2006/relationships/image" Target="media/image21.png"/><Relationship Id="rId50" Type="http://schemas.openxmlformats.org/officeDocument/2006/relationships/hyperlink" Target="https://github.com/microsoft/DeepSpeed" TargetMode="External"/><Relationship Id="rId55" Type="http://schemas.openxmlformats.org/officeDocument/2006/relationships/hyperlink" Target="https://github.com/karpathy/nanoGPT" TargetMode="External"/><Relationship Id="rId76" Type="http://schemas.openxmlformats.org/officeDocument/2006/relationships/hyperlink" Target="apendix/07_statements_beginner.html" TargetMode="External"/><Relationship Id="rId97" Type="http://schemas.openxmlformats.org/officeDocument/2006/relationships/hyperlink" Target="apendix/15_vectors.html" TargetMode="External"/><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apendix/05_function_defs_expert.html" TargetMode="External"/><Relationship Id="rId92" Type="http://schemas.openxmlformats.org/officeDocument/2006/relationships/hyperlink" Target="apendix/13_fstrings_beginner.html"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github.com/certbot/certbot" TargetMode="External"/><Relationship Id="rId45" Type="http://schemas.openxmlformats.org/officeDocument/2006/relationships/hyperlink" Target="https://github.com/babysor/MockingBird" TargetMode="External"/><Relationship Id="rId66" Type="http://schemas.openxmlformats.org/officeDocument/2006/relationships/hyperlink" Target="apendix/04_class_defs.html" TargetMode="External"/><Relationship Id="rId87" Type="http://schemas.openxmlformats.org/officeDocument/2006/relationships/hyperlink" Target="apendix/11_comprehensions_expert.html" TargetMode="External"/><Relationship Id="rId61" Type="http://schemas.openxmlformats.org/officeDocument/2006/relationships/hyperlink" Target="apendix/02_modules_beginner.html" TargetMode="External"/><Relationship Id="rId82" Type="http://schemas.openxmlformats.org/officeDocument/2006/relationships/hyperlink" Target="apendix/10_expressions.html" TargetMode="External"/><Relationship Id="rId19" Type="http://schemas.openxmlformats.org/officeDocument/2006/relationships/image" Target="media/image6.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github.com/streamlit/streamlit" TargetMode="External"/><Relationship Id="rId77" Type="http://schemas.openxmlformats.org/officeDocument/2006/relationships/hyperlink" Target="apendix/07_statements_expert.html" TargetMode="External"/><Relationship Id="rId100" Type="http://schemas.openxmlformats.org/officeDocument/2006/relationships/hyperlink" Target="apendix/16_parameters.html" TargetMode="External"/><Relationship Id="rId8" Type="http://schemas.openxmlformats.org/officeDocument/2006/relationships/endnotes" Target="endnotes.xml"/><Relationship Id="rId51" Type="http://schemas.openxmlformats.org/officeDocument/2006/relationships/hyperlink" Target="https://github.com/fxsjy/jieba" TargetMode="External"/><Relationship Id="rId72" Type="http://schemas.openxmlformats.org/officeDocument/2006/relationships/hyperlink" Target="apendix/06_method_defs.html" TargetMode="External"/><Relationship Id="rId93" Type="http://schemas.openxmlformats.org/officeDocument/2006/relationships/hyperlink" Target="apendix/13_fstrings_expert.html" TargetMode="External"/><Relationship Id="rId98" Type="http://schemas.openxmlformats.org/officeDocument/2006/relationships/hyperlink" Target="apendix/15_vectors_beginner.html" TargetMode="Externa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9</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28</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15</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22</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21</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24</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25</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20</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19</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18</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11</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12</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14</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10</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5</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6</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7</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8</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13</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26</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27</b:RefOrder>
  </b:Source>
  <b:Source>
    <b:Tag>All28</b:Tag>
    <b:SourceType>JournalArticle</b:SourceType>
    <b:Guid>{E4DC72E6-D61D-4193-916D-A6423F8E0076}</b:Guid>
    <b:Author>
      <b:Author>
        <b:Corporate>Allamanis, M., Barr, E.T., Devanbu, P. and Sutton, C.</b:Corporate>
      </b:Author>
    </b:Author>
    <b:Title>A survey of machine learning for big code and naturalness</b:Title>
    <b:Year>2018</b:Year>
    <b:JournalName>ACM Computing Surveys (CSUR)</b:JournalName>
    <b:Pages>1-37</b:Pages>
    <b:Volume>51</b:Volume>
    <b:Issue>4</b:Issue>
    <b:RefOrder>4</b:RefOrder>
  </b:Source>
  <b:Source>
    <b:Tag>Ort20</b:Tag>
    <b:SourceType>JournalArticle</b:SourceType>
    <b:Guid>{54DCF712-21F0-4A8B-96EA-C1764B32F5BB}</b:Guid>
    <b:Author>
      <b:Author>
        <b:Corporate>Ortin, F., Rodriguez-Prieto, O., Pascual, N. and Garcia, M.</b:Corporate>
      </b:Author>
    </b:Author>
    <b:Title>Heterogeneous tree structure classification to label Java programmers according to their expertise level</b:Title>
    <b:JournalName>Future Generation Computer Systems</b:JournalName>
    <b:Year>2020</b:Year>
    <b:Pages>380-394</b:Pages>
    <b:Volume>105</b:Volume>
    <b:RefOrder>17</b:RefOrder>
  </b:Source>
  <b:Source>
    <b:Tag>Rou96</b:Tag>
    <b:SourceType>JournalArticle</b:SourceType>
    <b:Guid>{D67B4A8F-2304-48A9-B205-508594D4DDC8}</b:Guid>
    <b:Author>
      <b:Author>
        <b:Corporate>Rousseeuw, P. J., and Ruts, I.</b:Corporate>
      </b:Author>
    </b:Author>
    <b:Title>Algorithm AS 307: Bivariate Location Depth</b:Title>
    <b:JournalName>Journal of the Royal Statistical Society. Series C (Applied Statistics)</b:JournalName>
    <b:Year>1996</b:Year>
    <b:Pages>516-526</b:Pages>
    <b:Volume>45</b:Volume>
    <b:Issue>5</b:Issue>
    <b:RefOrder>23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0B1577-ADF2-4938-BF2E-4C8AB4D68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31296</Words>
  <Characters>172131</Characters>
  <Application>Microsoft Office Word</Application>
  <DocSecurity>0</DocSecurity>
  <Lines>1434</Lines>
  <Paragraphs>406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Abel Busto Dopazo</cp:lastModifiedBy>
  <cp:revision>609</cp:revision>
  <cp:lastPrinted>2024-07-07T17:29:00Z</cp:lastPrinted>
  <dcterms:created xsi:type="dcterms:W3CDTF">2021-07-06T07:31:00Z</dcterms:created>
  <dcterms:modified xsi:type="dcterms:W3CDTF">2024-07-08T10:17:00Z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